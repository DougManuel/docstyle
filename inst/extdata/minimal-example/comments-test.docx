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Comments and Revisions Test</w:t>
      </w:r>
    </w:p>
    <w:p>
      <w:pPr>
        <w:pStyle w:val="Author"/>
      </w:pPr>
      <w:r>
        <w:t xml:space="preserve">Test Author</w:t>
      </w:r>
    </w:p>
    <w:p>
      <w:pPr>
        <w:pStyle w:val="Date"/>
      </w:pPr>
      <w:r>
        <w:t xml:space="preserve">2025-12-10</w:t>
      </w:r>
    </w:p>
    <w:bookmarkStart w:id="22" w:name="testing-comments"/>
    <w:p>
      <w:pPr>
        <w:pStyle w:val="Heading2"/>
      </w:pPr>
      <w:r>
        <w:t xml:space="preserve">Testing comments</w:t>
      </w:r>
    </w:p>
    <w:p>
      <w:pPr>
        <w:pStyle w:val="FirstParagraph"/>
      </w:pPr>
      <w:r>
        <w:t xml:space="preserve">This paragraph contains</w:t>
      </w:r>
      <w:r>
        <w:t xml:space="preserve"> </w:t>
      </w:r>
      <w:bookmarkStart w:id="20" w:name="X56a192b7913b04c54574d18c28d46e6395428ab"/>
      <w:r>
        <w:t xml:space="preserve">a comment on this phrase</w:t>
      </w:r>
      <w:bookmarkEnd w:id="20"/>
      <w:r>
        <w:t xml:space="preserve"> </w:t>
      </w:r>
      <w:r>
        <w:t xml:space="preserve">to demonstrate the comment round-trip workflow.</w:t>
      </w:r>
    </w:p>
    <w:p>
      <w:pPr>
        <w:pStyle w:val="BodyText"/>
      </w:pPr>
      <w:r>
        <w:t xml:space="preserve">Here is another paragraph with</w:t>
      </w:r>
      <w:r>
        <w:t xml:space="preserve"> </w:t>
      </w:r>
      <w:bookmarkStart w:id="21" w:name="Xa4b9237bacccdf19c0760cab7aec4a8359010b0"/>
      <w:r>
        <w:t xml:space="preserve">multiple words</w:t>
      </w:r>
      <w:bookmarkEnd w:id="21"/>
      <w:r>
        <w:t xml:space="preserve"> </w:t>
      </w:r>
      <w:r>
        <w:t xml:space="preserve">that have a comment attached.</w:t>
      </w:r>
    </w:p>
    <w:bookmarkEnd w:id="22"/>
    <w:bookmarkStart w:id="23" w:name="testing-revisions-track-changes"/>
    <w:p>
      <w:pPr>
        <w:pStyle w:val="Heading2"/>
      </w:pPr>
      <w:r>
        <w:t xml:space="preserve">Testing revisions (track changes)</w:t>
      </w:r>
    </w:p>
    <w:p>
      <w:pPr>
        <w:pStyle w:val="FirstParagraph"/>
      </w:pPr>
      <w:r>
        <w:t xml:space="preserve">This paragraph demonstrates insertions:</w:t>
      </w:r>
      <w:r>
        <w:t xml:space="preserve"> </w:t>
      </w:r>
      <w:ins w:id="0" w:author="Unknown" w:date="2025-01-01T00:00:00Z">
        <w:r>
          <w:t xml:space="preserve">this text was added</w:t>
        </w:r>
      </w:ins>
      <w:r>
        <w:t xml:space="preserve"> </w:t>
      </w:r>
      <w:r>
        <w:t xml:space="preserve">by a reviewer.</w:t>
      </w:r>
    </w:p>
    <w:p>
      <w:pPr>
        <w:pStyle w:val="BodyText"/>
      </w:pPr>
      <w:r>
        <w:t xml:space="preserve">This paragraph demonstrates deletions:</w:t>
      </w:r>
      <w:r>
        <w:t xml:space="preserve"> </w:t>
      </w:r>
      <w:del w:id="0" w:author="Unknown" w:date="2025-01-01T00:00:00Z">
        <w:r>
          <w:delText>this text was removed</w:delText>
        </w:r>
      </w:del>
      <w:r>
        <w:t xml:space="preserve"> </w:t>
      </w:r>
      <w:r>
        <w:t xml:space="preserve">by an editor.</w:t>
      </w:r>
    </w:p>
    <w:p>
      <w:pPr>
        <w:pStyle w:val="BodyText"/>
      </w:pPr>
      <w:r>
        <w:t xml:space="preserve">Here is a paragraph with both</w:t>
      </w:r>
      <w:r>
        <w:t xml:space="preserve"> </w:t>
      </w:r>
      <w:ins w:id="0" w:author="Unknown" w:date="2025-01-01T00:00:00Z">
        <w:r>
          <w:t xml:space="preserve">inserted content</w:t>
        </w:r>
      </w:ins>
      <w:r>
        <w:t xml:space="preserve"> </w:t>
      </w:r>
      <w:r>
        <w:t xml:space="preserve">and</w:t>
      </w:r>
      <w:r>
        <w:t xml:space="preserve"> </w:t>
      </w:r>
      <w:del w:id="0" w:author="Unknown" w:date="2025-01-01T00:00:00Z">
        <w:r>
          <w:delText>deleted content</w:delText>
        </w:r>
      </w:del>
      <w:r>
        <w:t xml:space="preserve"> </w:t>
      </w:r>
      <w:r>
        <w:t xml:space="preserve">in the same sentence.</w:t>
      </w:r>
    </w:p>
    <w:bookmarkEnd w:id="23"/>
    <w:bookmarkStart w:id="25" w:name="mixed-content"/>
    <w:p>
      <w:pPr>
        <w:pStyle w:val="Heading2"/>
      </w:pPr>
      <w:r>
        <w:t xml:space="preserve">Mixed content</w:t>
      </w:r>
    </w:p>
    <w:p>
      <w:pPr>
        <w:pStyle w:val="FirstParagraph"/>
      </w:pPr>
      <w:r>
        <w:t xml:space="preserve">The committee</w:t>
      </w:r>
      <w:r>
        <w:t xml:space="preserve"> </w:t>
      </w:r>
      <w:bookmarkStart w:id="24" w:name="X7de68daecd823babbb58edb1c8e14d7106e83bb"/>
      <w:r>
        <w:t xml:space="preserve">recommends</w:t>
      </w:r>
      <w:bookmarkEnd w:id="24"/>
      <w:r>
        <w:t xml:space="preserve"> </w:t>
      </w:r>
      <w:r>
        <w:t xml:space="preserve">that the</w:t>
      </w:r>
      <w:r>
        <w:t xml:space="preserve"> </w:t>
      </w:r>
      <w:ins w:id="0" w:author="Unknown" w:date="2025-01-01T00:00:00Z">
        <w:r>
          <w:t xml:space="preserve">updated</w:t>
        </w:r>
      </w:ins>
      <w:r>
        <w:t xml:space="preserve"> </w:t>
      </w:r>
      <w:r>
        <w:t xml:space="preserve">guidelines be</w:t>
      </w:r>
      <w:r>
        <w:t xml:space="preserve"> </w:t>
      </w:r>
      <w:del w:id="0" w:author="Unknown" w:date="2025-01-01T00:00:00Z">
        <w:r>
          <w:delText>immediately</w:delText>
        </w:r>
      </w:del>
      <w:r>
        <w:t xml:space="preserve"> </w:t>
      </w:r>
      <w:r>
        <w:t xml:space="preserve">adopted</w:t>
      </w:r>
      <w:r>
        <w:t xml:space="preserve"> </w:t>
      </w:r>
      <w:ins w:id="0" w:author="Unknown" w:date="2025-01-01T00:00:00Z">
        <w:r>
          <w:t xml:space="preserve">within the next quarter</w:t>
        </w:r>
      </w:ins>
      <w:r>
        <w:t xml:space="preserve">.</w:t>
      </w:r>
    </w:p>
    <w:bookmarkEnd w:id="25"/>
    <w:bookmarkStart w:id="26" w:name="normal-content"/>
    <w:p>
      <w:pPr>
        <w:pStyle w:val="Heading2"/>
      </w:pPr>
      <w:r>
        <w:t xml:space="preserve">Normal content</w:t>
      </w:r>
    </w:p>
    <w:p>
      <w:pPr>
        <w:pStyle w:val="FirstParagraph"/>
      </w:pPr>
      <w:r>
        <w:t xml:space="preserve">This paragraph has no comments or revisions - it should render normally.</w:t>
      </w:r>
    </w:p>
    <w:p>
      <w:pPr>
        <w:pStyle w:val="Compact"/>
        <w:numPr>
          <w:ilvl w:val="0"/>
          <w:numId w:val="1001"/>
        </w:numPr>
      </w:pPr>
      <w:r>
        <w:t xml:space="preserve">Bullet point one</w:t>
      </w:r>
    </w:p>
    <w:p>
      <w:pPr>
        <w:pStyle w:val="Compact"/>
        <w:numPr>
          <w:ilvl w:val="0"/>
          <w:numId w:val="1001"/>
        </w:numPr>
      </w:pPr>
      <w:r>
        <w:t xml:space="preserve">Bullet point two</w:t>
      </w:r>
    </w:p>
    <w:p>
      <w:pPr>
        <w:pStyle w:val="Compact"/>
        <w:numPr>
          <w:ilvl w:val="0"/>
          <w:numId w:val="1001"/>
        </w:numPr>
      </w:pPr>
      <w:r>
        <w:t xml:space="preserve">Bullet point three</w:t>
      </w:r>
    </w:p>
    <w:bookmarkEnd w:id="26"/>
    <w:sectPr>
      <w:footerReference r:id="rId9" w:type="default"/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Arial" w:hAnsi="Arial" w:eastAsia="Arial" w:cs="Arial"/>
        <w:sz/>
        <w:color/>
      </w:rPr>
      <w:t xml:space="preserve">Page </w:t>
    </w:r>
    <w:r>
      <w:rPr>
        <w:rFonts w:ascii="Arial" w:hAnsi="Arial" w:eastAsia="Arial" w:cs="Arial"/>
        <w:sz/>
        <w:color/>
        <w:noProof/>
      </w:rPr>
      <w:fldChar w:fldCharType="begin"/>
    </w:r>
    <w:r>
      <w:rPr>
        <w:rFonts w:ascii="Arial" w:hAnsi="Arial" w:eastAsia="Arial" w:cs="Arial"/>
        <w:sz/>
        <w:color/>
      </w:rPr>
      <w:instrText> PAGE </w:instrText>
    </w:r>
    <w:r>
      <w:rPr>
        <w:rFonts w:ascii="Arial" w:hAnsi="Arial" w:eastAsia="Arial" w:cs="Arial"/>
        <w:sz/>
        <w:color/>
        <w:noProof/>
      </w:rPr>
      <w:fldChar w:fldCharType="separate"/>
    </w:r>
    <w:r>
      <w:rPr>
        <w:rFonts w:ascii="Arial" w:hAnsi="Arial" w:eastAsia="Arial" w:cs="Arial"/>
        <w:sz/>
        <w:color/>
        <w:noProof/>
      </w:rPr>
      <w:t>1</w:t>
    </w:r>
    <w:r>
      <w:rPr>
        <w:rFonts w:ascii="Arial" w:hAnsi="Arial" w:eastAsia="Arial" w:cs="Arial"/>
        <w:sz/>
        <w:color/>
        <w:noProof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hyphenationZone w:val="360"/>
  <w:evenAndOddHeaders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  <w:color w:val="000000"/>
    </w:rPr>
    <w:pPr>
      <w:spacing w:line="360" w:lineRule="auto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  <w:sz w:val="24"/>
      <w:szCs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  <w:sz w:val="22"/>
      <w:szCs w:val="22"/>
      <w:i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sz w:val="32"/>
      <w:szCs w:val="32"/>
      <w:color w:val="2C3E5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sz w:val="28"/>
      <w:szCs w:val="28"/>
      <w:color w:val="2C3E5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  <w:i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footer" w:type="paragraph">
    <w:name w:val="Footer"/>
    <w:rPr>
      <w:rFonts w:ascii="Arial" w:cs="Arial" w:eastAsia="Arial" w:hAnsi="Arial"/>
      <w:sz w:val="18"/>
      <w:szCs w:val="18"/>
      <w:color w:val="66666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 and Revisions Test</dc:title>
  <dc:creator>Test Author</dc:creator>
  <cp:keywords/>
  <dcterms:created xsi:type="dcterms:W3CDTF">2025-12-10T06:27:30Z</dcterms:created>
  <dcterms:modified xsi:type="dcterms:W3CDTF">2025-12-10T06:27:30Z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2025-12-10</vt:lpwstr>
  </property>
  <property fmtid="{D5CDD505-2E9C-101B-9397-08002B2CF9AE}" pid="6" name="docstyl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