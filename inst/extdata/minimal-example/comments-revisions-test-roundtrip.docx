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6341" w14:textId="77777777" w:rsidR="00453D61" w:rsidRDefault="00000000">
      <w:pPr>
        <w:pStyle w:val="Title"/>
      </w:pPr>
      <w:r>
        <w:t>Comments and Revisions Test</w:t>
      </w:r>
    </w:p>
    <w:p w14:paraId="36929892" w14:textId="768A25EF" w:rsidR="00453D61" w:rsidRDefault="00000000">
      <w:pPr>
        <w:pStyle w:val="Author"/>
      </w:pPr>
      <w:r>
        <w:t xml:space="preserve">Test </w:t>
      </w:r>
      <w:del w:id="0" w:author="Doug Manuel" w:date="2025-12-10T16:55:00Z" w16du:dateUtc="2025-12-10T15:55:00Z">
        <w:r w:rsidDel="00CA2FA2">
          <w:delText>Author</w:delText>
        </w:r>
      </w:del>
    </w:p>
    <w:p w14:paraId="30F3D85B" w14:textId="77777777" w:rsidR="00453D61" w:rsidRDefault="00000000">
      <w:pPr>
        <w:pStyle w:val="Date"/>
      </w:pPr>
      <w:r>
        <w:t>last-modified</w:t>
      </w:r>
    </w:p>
    <w:p w14:paraId="15BFE132" w14:textId="77777777" w:rsidR="00453D61" w:rsidRDefault="00000000">
      <w:pPr>
        <w:pStyle w:val="Heading2"/>
      </w:pPr>
      <w:bookmarkStart w:id="1" w:name="testing-comments"/>
      <w:commentRangeStart w:id="2"/>
      <w:r>
        <w:t>Testing comments</w:t>
      </w:r>
    </w:p>
    <w:p w14:paraId="7D2EEF3C" w14:textId="77777777" w:rsidR="00453D61" w:rsidRDefault="00000000">
      <w:pPr>
        <w:pStyle w:val="FirstParagraph"/>
      </w:pPr>
      <w:r>
        <w:t xml:space="preserve">This paragraph contains </w:t>
      </w:r>
      <w:commentRangeStart w:id="3"/>
      <w:r>
        <w:t>a comment on this phrase</w:t>
      </w:r>
      <w:commentRangeEnd w:id="3"/>
      <w:r>
        <w:commentReference w:id="3"/>
      </w:r>
      <w:r>
        <w:t xml:space="preserve"> to demonstrate the comment round-trip workflow.</w:t>
      </w:r>
      <w:commentRangeEnd w:id="2"/>
      <w:r w:rsidR="00CA2FA2">
        <w:rPr>
          <w:rStyle w:val="CommentReference"/>
        </w:rPr>
        <w:commentReference w:id="2"/>
      </w:r>
    </w:p>
    <w:p w14:paraId="0C9CDA38" w14:textId="77777777" w:rsidR="00453D61" w:rsidRDefault="00000000">
      <w:pPr>
        <w:pStyle w:val="BodyText"/>
      </w:pPr>
      <w:r>
        <w:t xml:space="preserve">Here is another paragraph with </w:t>
      </w:r>
      <w:commentRangeStart w:id="4"/>
      <w:r>
        <w:t>multiple words</w:t>
      </w:r>
      <w:commentRangeEnd w:id="4"/>
      <w:r>
        <w:commentReference w:id="4"/>
      </w:r>
      <w:r>
        <w:t xml:space="preserve"> that have a comment attached.</w:t>
      </w:r>
    </w:p>
    <w:p w14:paraId="786C4EC3" w14:textId="77777777" w:rsidR="00453D61" w:rsidRDefault="00000000">
      <w:pPr>
        <w:pStyle w:val="Heading2"/>
      </w:pPr>
      <w:bookmarkStart w:id="5" w:name="testing-revisions-track-changes"/>
      <w:bookmarkEnd w:id="1"/>
      <w:r>
        <w:t>Testing revisions (</w:t>
      </w:r>
      <w:commentRangeStart w:id="6"/>
      <w:r>
        <w:t>track changes)</w:t>
      </w:r>
      <w:commentRangeEnd w:id="6"/>
      <w:r w:rsidR="00CA2FA2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6"/>
      </w:r>
    </w:p>
    <w:p w14:paraId="6E16866C" w14:textId="77777777" w:rsidR="00453D61" w:rsidRDefault="00000000">
      <w:pPr>
        <w:pStyle w:val="FirstParagraph"/>
      </w:pPr>
      <w:r>
        <w:t xml:space="preserve">This paragraph demonstrates insertions: </w:t>
      </w:r>
      <w:ins w:id="7" w:author="Unknown" w:date="2025-01-01T00:00:00Z">
        <w:r>
          <w:t>this text was added</w:t>
        </w:r>
      </w:ins>
      <w:r>
        <w:t xml:space="preserve"> by a reviewer.</w:t>
      </w:r>
    </w:p>
    <w:p w14:paraId="712FD98A" w14:textId="77777777" w:rsidR="00453D61" w:rsidRDefault="00000000">
      <w:pPr>
        <w:pStyle w:val="BodyText"/>
      </w:pPr>
      <w:r>
        <w:t xml:space="preserve">This paragraph demonstrates deletions: </w:t>
      </w:r>
      <w:del w:id="8" w:author="Unknown" w:date="2025-01-01T00:00:00Z">
        <w:r>
          <w:delText>this text was removed</w:delText>
        </w:r>
      </w:del>
      <w:r>
        <w:t xml:space="preserve"> by an editor.</w:t>
      </w:r>
    </w:p>
    <w:p w14:paraId="53B96A29" w14:textId="77777777" w:rsidR="00453D61" w:rsidRDefault="00000000">
      <w:pPr>
        <w:pStyle w:val="BodyText"/>
      </w:pPr>
      <w:r>
        <w:t xml:space="preserve">Here is a paragraph with both </w:t>
      </w:r>
      <w:ins w:id="9" w:author="Unknown" w:date="2025-01-01T00:00:00Z">
        <w:r>
          <w:t>inserted content</w:t>
        </w:r>
      </w:ins>
      <w:r>
        <w:t xml:space="preserve"> and </w:t>
      </w:r>
      <w:del w:id="10" w:author="Unknown" w:date="2025-01-01T00:00:00Z">
        <w:r>
          <w:delText>deleted content</w:delText>
        </w:r>
      </w:del>
      <w:r>
        <w:t xml:space="preserve"> in the same sentence.</w:t>
      </w:r>
    </w:p>
    <w:p w14:paraId="0B2A7772" w14:textId="77777777" w:rsidR="00453D61" w:rsidRDefault="00000000">
      <w:pPr>
        <w:pStyle w:val="Heading2"/>
      </w:pPr>
      <w:bookmarkStart w:id="11" w:name="mixed-content"/>
      <w:bookmarkEnd w:id="5"/>
      <w:r>
        <w:t>Mixed content</w:t>
      </w:r>
    </w:p>
    <w:p w14:paraId="77350E01" w14:textId="77777777" w:rsidR="00453D61" w:rsidRDefault="00000000">
      <w:pPr>
        <w:pStyle w:val="FirstParagraph"/>
      </w:pPr>
      <w:r>
        <w:t xml:space="preserve">The committee </w:t>
      </w:r>
      <w:commentRangeStart w:id="12"/>
      <w:r>
        <w:t>recommends</w:t>
      </w:r>
      <w:commentRangeEnd w:id="12"/>
      <w:r>
        <w:commentReference w:id="12"/>
      </w:r>
      <w:r>
        <w:t xml:space="preserve"> that the </w:t>
      </w:r>
      <w:ins w:id="13" w:author="Unknown" w:date="2025-01-01T00:00:00Z">
        <w:r>
          <w:t>updated</w:t>
        </w:r>
      </w:ins>
      <w:r>
        <w:t xml:space="preserve"> guidelines be </w:t>
      </w:r>
      <w:del w:id="14" w:author="Unknown" w:date="2025-01-01T00:00:00Z">
        <w:r>
          <w:delText>immediately</w:delText>
        </w:r>
      </w:del>
      <w:r>
        <w:t xml:space="preserve"> adopted </w:t>
      </w:r>
      <w:ins w:id="15" w:author="Unknown" w:date="2025-01-01T00:00:00Z">
        <w:r>
          <w:t>within the next quarter</w:t>
        </w:r>
      </w:ins>
      <w:r>
        <w:t>.</w:t>
      </w:r>
    </w:p>
    <w:p w14:paraId="4967220A" w14:textId="77777777" w:rsidR="00453D61" w:rsidRDefault="00000000">
      <w:pPr>
        <w:pStyle w:val="Heading2"/>
      </w:pPr>
      <w:bookmarkStart w:id="16" w:name="normal-content"/>
      <w:bookmarkEnd w:id="11"/>
      <w:r>
        <w:t>Normal content</w:t>
      </w:r>
    </w:p>
    <w:p w14:paraId="1491C635" w14:textId="77777777" w:rsidR="00453D61" w:rsidRDefault="00000000">
      <w:pPr>
        <w:pStyle w:val="FirstParagraph"/>
      </w:pPr>
      <w:r>
        <w:t>This paragraph has no comments or revisions - it should render normally.</w:t>
      </w:r>
    </w:p>
    <w:p w14:paraId="376D9A4C" w14:textId="77777777" w:rsidR="00453D61" w:rsidRDefault="00000000">
      <w:pPr>
        <w:pStyle w:val="Compact"/>
        <w:numPr>
          <w:ilvl w:val="0"/>
          <w:numId w:val="2"/>
        </w:numPr>
      </w:pPr>
      <w:r>
        <w:t>Bullet point one</w:t>
      </w:r>
    </w:p>
    <w:p w14:paraId="02C5348C" w14:textId="77777777" w:rsidR="00453D61" w:rsidRDefault="00000000">
      <w:pPr>
        <w:pStyle w:val="Compact"/>
        <w:numPr>
          <w:ilvl w:val="0"/>
          <w:numId w:val="2"/>
        </w:numPr>
      </w:pPr>
      <w:r>
        <w:t>Bullet point two</w:t>
      </w:r>
    </w:p>
    <w:p w14:paraId="627D97A7" w14:textId="77777777" w:rsidR="00453D61" w:rsidRDefault="00000000">
      <w:pPr>
        <w:pStyle w:val="Compact"/>
        <w:numPr>
          <w:ilvl w:val="0"/>
          <w:numId w:val="2"/>
        </w:numPr>
      </w:pPr>
      <w:r>
        <w:t>Bullet point three</w:t>
      </w:r>
    </w:p>
    <w:p w14:paraId="50C1BBE2" w14:textId="77777777" w:rsidR="00CA2FA2" w:rsidRDefault="00CA2FA2" w:rsidP="00CA2FA2">
      <w:pPr>
        <w:pStyle w:val="Compact"/>
      </w:pPr>
    </w:p>
    <w:p w14:paraId="697040AE" w14:textId="5F6F068B" w:rsidR="00CA2FA2" w:rsidRDefault="00CA2FA2" w:rsidP="00CA2FA2">
      <w:pPr>
        <w:pStyle w:val="Compact"/>
      </w:pPr>
      <w:ins w:id="17" w:author="Doug Manuel" w:date="2025-12-10T16:54:00Z" w16du:dateUtc="2025-12-10T15:54:00Z">
        <w:r>
          <w:t>This is a test of adding new changes.</w:t>
        </w:r>
      </w:ins>
      <w:bookmarkEnd w:id="16"/>
    </w:p>
    <w:sectPr w:rsidR="00CA2FA2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Reviewer 1" w:date="2025-01-15T10:30:00Z" w:initials="R1">
    <w:p w14:paraId="072FD5BD" w14:textId="77777777" w:rsidR="00453D61" w:rsidRDefault="00000000">
      <w:r>
        <w:t>Is this phrase clear enough for the target audience?</w:t>
      </w:r>
    </w:p>
  </w:comment>
  <w:comment w:id="2" w:author="Doug Manuel" w:date="2025-12-10T16:55:00Z" w:initials="DGM">
    <w:p w14:paraId="5A7CE927" w14:textId="77777777" w:rsidR="00CA2FA2" w:rsidRDefault="00CA2FA2" w:rsidP="00CA2FA2">
      <w:r>
        <w:rPr>
          <w:rStyle w:val="CommentReference"/>
        </w:rPr>
        <w:annotationRef/>
      </w:r>
      <w:r>
        <w:rPr>
          <w:sz w:val="20"/>
          <w:szCs w:val="20"/>
        </w:rPr>
        <w:t>adding a comment that spans a sections.</w:t>
      </w:r>
    </w:p>
  </w:comment>
  <w:comment w:id="4" w:author="Editor" w:date="2025-01-16T14:00:00Z" w:initials="ED">
    <w:p w14:paraId="512765A3" w14:textId="671AEB0F" w:rsidR="00453D61" w:rsidRDefault="00000000">
      <w:r>
        <w:t>Consider rephrasing for clarity.</w:t>
      </w:r>
    </w:p>
  </w:comment>
  <w:comment w:id="6" w:author="Doug Manuel" w:date="2025-12-10T16:54:00Z" w:initials="DGM">
    <w:p w14:paraId="13455F68" w14:textId="77777777" w:rsidR="00CA2FA2" w:rsidRDefault="00CA2FA2" w:rsidP="00CA2FA2">
      <w:r>
        <w:rPr>
          <w:rStyle w:val="CommentReference"/>
        </w:rPr>
        <w:annotationRef/>
      </w:r>
      <w:r>
        <w:rPr>
          <w:sz w:val="20"/>
          <w:szCs w:val="20"/>
        </w:rPr>
        <w:t>adding a comment to a header</w:t>
      </w:r>
    </w:p>
  </w:comment>
  <w:comment w:id="12" w:author="Committee Chair" w:date="2025-01-17T09:15:00Z" w:initials="CC">
    <w:p w14:paraId="6F72FDF8" w14:textId="19859591" w:rsidR="00453D61" w:rsidRDefault="00000000">
      <w:r>
        <w:t>This is the key recommendation - ensure it's prominent.</w:t>
      </w:r>
    </w:p>
  </w:comment>
  <w:comment w:id="13" w:author="Reviewer 1" w:date="2025-01-15T11:00:00Z" w:initials="R1">
    <w:p w14:paraId="A1B2C3D4" w14:textId="77777777" w:rsidR="00453D61" w:rsidRDefault="00000000">
      <w:r>
        <w:t>Agree, let's simplify.</w:t>
      </w:r>
    </w:p>
  </w:comment>
  <w:comment w:id="14" w:author="Editor" w:date="2025-01-15T11:30:00Z" w:initials="ED">
    <w:p w14:paraId="B2C3D4E5" w14:textId="77777777" w:rsidR="00453D61" w:rsidRDefault="00000000">
      <w:r>
        <w:t>Second reply in thread.</w:t>
      </w:r>
    </w:p>
  </w:comment>
  <w:comment w:id="15" w:author="Doug Manuel" w:date="2025-01-16T09:00:00Z" w:initials="DGM">
    <w:p w14:paraId="C3D4E5F6" w14:textId="77777777" w:rsidR="00CA2FA2" w:rsidRDefault="00CA2FA2">
      <w:r>
        <w:t>Test: &amp; &lt; &gt; " — special chars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2FD5BD" w15:done="0"/>
  <w15:commentEx w15:paraId="5A7CE927" w15:done="0"/>
  <w15:commentEx w15:paraId="512765A3" w15:done="1"/>
  <w15:commentEx w15:paraId="13455F68" w15:done="0"/>
  <w15:commentEx w15:paraId="6F72FDF8" w15:done="0"/>
  <w15:commentEx w15:paraId="A1B2C3D4" w15:done="0" w15:paraIdParent="072FD5BD"/>
  <w15:commentEx w15:paraId="B2C3D4E5" w15:done="0" w15:paraIdParent="072FD5BD"/>
  <w15:commentEx w15:paraId="C3D4E5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86AEBB" w16cex:dateUtc="2025-12-10T15:55:00Z"/>
  <w16cex:commentExtensible w16cex:durableId="71E09E3F" w16cex:dateUtc="2025-12-10T15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2FD5BD" w16cid:durableId="0E54A794"/>
  <w16cid:commentId w16cid:paraId="5A7CE927" w16cid:durableId="6F86AEBB"/>
  <w16cid:commentId w16cid:paraId="512765A3" w16cid:durableId="52F328F7"/>
  <w16cid:commentId w16cid:paraId="13455F68" w16cid:durableId="71E09E3F"/>
  <w16cid:commentId w16cid:paraId="6F72FDF8" w16cid:durableId="430E40EF"/>
  <w16cid:commentId w16cid:paraId="A1B2C3D4" w16cid:durableId="A1B2C3D4"/>
  <w16cid:commentId w16cid:paraId="B2C3D4E5" w16cid:durableId="B2C3D4E5"/>
  <w16cid:commentId w16cid:paraId="C3D4E5F6" w16cid:durableId="C3D4E5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E6CE" w14:textId="77777777" w:rsidR="00E25DB3" w:rsidRDefault="00E25DB3">
      <w:pPr>
        <w:spacing w:after="0"/>
      </w:pPr>
      <w:r>
        <w:separator/>
      </w:r>
    </w:p>
  </w:endnote>
  <w:endnote w:type="continuationSeparator" w:id="0">
    <w:p w14:paraId="1AC39780" w14:textId="77777777" w:rsidR="00E25DB3" w:rsidRDefault="00E25D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29E59" w14:textId="77777777" w:rsidR="00E25DB3" w:rsidRDefault="00E25DB3">
      <w:r>
        <w:separator/>
      </w:r>
    </w:p>
  </w:footnote>
  <w:footnote w:type="continuationSeparator" w:id="0">
    <w:p w14:paraId="3FA729FC" w14:textId="77777777" w:rsidR="00E25DB3" w:rsidRDefault="00E25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66B2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1F079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13290703">
    <w:abstractNumId w:val="0"/>
  </w:num>
  <w:num w:numId="2" w16cid:durableId="179224451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ug Manuel">
    <w15:presenceInfo w15:providerId="None" w15:userId="Doug Manu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61"/>
    <w:rsid w:val="00453D61"/>
    <w:rsid w:val="00CA2FA2"/>
    <w:rsid w:val="00D52863"/>
    <w:rsid w:val="00E2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525A8"/>
  <w15:docId w15:val="{E44E1A37-25BA-4C42-9955-55442572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Revision">
    <w:name w:val="Revision"/>
    <w:hidden/>
    <w:rsid w:val="00CA2FA2"/>
    <w:pPr>
      <w:spacing w:after="0"/>
    </w:pPr>
  </w:style>
  <w:style w:type="paragraph" w:styleId="CommentSubject">
    <w:name w:val="annotation subject"/>
    <w:basedOn w:val="CommentText"/>
    <w:next w:val="CommentText"/>
    <w:link w:val="CommentSubjectChar"/>
    <w:rsid w:val="00CA2F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A2F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700</Characters>
  <Application>Microsoft Office Word</Application>
  <DocSecurity>0</DocSecurity>
  <Lines>30</Lines>
  <Paragraphs>32</Paragraphs>
  <ScaleCrop>false</ScaleCrop>
  <Company>Ottawa Hosptial Research Institute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 and Revisions Test</dc:title>
  <dc:creator>Test Author</dc:creator>
  <cp:keywords/>
  <cp:lastModifiedBy>Doug Manuel</cp:lastModifiedBy>
  <cp:revision>2</cp:revision>
  <dcterms:created xsi:type="dcterms:W3CDTF">2025-12-10T15:55:00Z</dcterms:created>
  <dcterms:modified xsi:type="dcterms:W3CDTF">2025-12-10T15:55:00Z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last-modified</vt:lpwstr>
  </property>
  <property fmtid="{D5CDD505-2E9C-101B-9397-08002B2CF9AE}" pid="3" name="format">
    <vt:lpwstr>docx</vt:lpwstr>
  </property>
</Properties>
</file>