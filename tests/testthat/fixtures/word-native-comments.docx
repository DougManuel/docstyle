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AD1F" w14:textId="77777777" w:rsidR="00A21722" w:rsidRDefault="001E6592">
      <w:pPr>
        <w:pStyle w:val="Title"/>
      </w:pPr>
      <w:r>
        <w:t xml:space="preserve">Reporting practices for population health non-communicable disease simulation modelling studies: A scoping review protocol for the </w:t>
      </w:r>
      <w:r>
        <w:t>POPCORN initiative</w:t>
      </w:r>
    </w:p>
    <w:p w14:paraId="21393148" w14:textId="03F763C5" w:rsidR="00A21722" w:rsidRDefault="001E6592">
      <w:pPr>
        <w:pStyle w:val="FirstParagraph"/>
      </w:pPr>
      <w:r>
        <w:t xml:space="preserve">Date: </w:t>
      </w:r>
      <w:r w:rsidR="00C23F3D">
        <w:t>2026-01-15</w:t>
      </w:r>
      <w:r>
        <w:t xml:space="preserve"> | Version: 0.2.</w:t>
      </w:r>
      <w:r w:rsidR="00C23F3D">
        <w:t>1</w:t>
      </w:r>
    </w:p>
    <w:p w14:paraId="2A246A07" w14:textId="77777777" w:rsidR="00A21722" w:rsidRDefault="001E6592">
      <w:pPr>
        <w:pStyle w:val="Heading1"/>
      </w:pPr>
      <w:bookmarkStart w:id="0" w:name="abstract"/>
      <w:r>
        <w:t>Abstract</w:t>
      </w:r>
    </w:p>
    <w:p w14:paraId="52046456" w14:textId="77777777" w:rsidR="00A21722" w:rsidRDefault="001E6592">
      <w:pPr>
        <w:pStyle w:val="Heading2"/>
      </w:pPr>
      <w:bookmarkStart w:id="1" w:name="introduction"/>
      <w:r>
        <w:t>Introduction</w:t>
      </w:r>
    </w:p>
    <w:p w14:paraId="0D8A1043" w14:textId="77777777" w:rsidR="00A21722" w:rsidRDefault="001E6592">
      <w:pPr>
        <w:pStyle w:val="FirstParagraph"/>
      </w:pPr>
      <w:r>
        <w:t xml:space="preserve">Noncommunicable disease population </w:t>
      </w:r>
      <w:r>
        <w:t>health simulation models (NCD modelling studies) are helpful tools for informing public health policies and decisions. However, inconsistent and incomplete reporting undermines their transparency, reproducibility, and utility. This scoping review protocol outlines the approach to systematically examine reporting practices in NCD modelling studies and identify gaps and opportunities for standardization.</w:t>
      </w:r>
    </w:p>
    <w:p w14:paraId="049E85BA" w14:textId="77777777" w:rsidR="00A21722" w:rsidRDefault="001E6592">
      <w:pPr>
        <w:pStyle w:val="Heading2"/>
      </w:pPr>
      <w:bookmarkStart w:id="2" w:name="methods-and-analysis"/>
      <w:bookmarkEnd w:id="1"/>
      <w:r>
        <w:t>Methods and analysis</w:t>
      </w:r>
    </w:p>
    <w:p w14:paraId="507CEA90" w14:textId="77777777" w:rsidR="00A21722" w:rsidRDefault="001E6592">
      <w:pPr>
        <w:pStyle w:val="FirstParagraph"/>
      </w:pPr>
      <w:r>
        <w:t>The scoping review will follow Arksey and O’Malley’s framework, supplemented by guidance from the JBI Manual for Evidence Synthesis, the review will follow six key steps: identifying the research question, relevant studies, study selection, data charting, collating and summarizing results, and consulting experts. AI-assisted tools will support the study screening process and facilitate full-text analysis. Results will include a consolidated list of commonly reported items and gaps in current reporting standards, forming the foundation for developing reporting guidelines for NCD population health modelling studies.</w:t>
      </w:r>
    </w:p>
    <w:p w14:paraId="633F86C7" w14:textId="77777777" w:rsidR="00A21722" w:rsidRDefault="001E6592">
      <w:pPr>
        <w:pStyle w:val="Heading2"/>
      </w:pPr>
      <w:bookmarkStart w:id="3" w:name="dissemination"/>
      <w:bookmarkEnd w:id="2"/>
      <w:r>
        <w:t>Dissemination</w:t>
      </w:r>
    </w:p>
    <w:p w14:paraId="172272C9" w14:textId="77777777" w:rsidR="00A21722" w:rsidRDefault="001E6592">
      <w:pPr>
        <w:pStyle w:val="FirstParagraph"/>
      </w:pPr>
      <w:r>
        <w:t>The findings will be shared through open-access publications, conference presentations, and collaborations with key stakeholders. These results will contribute to developing the Population Health Modelling Consensus Reporting Network (POPCORN) guidelines to enhance transparency, reproducibility, and applicability in this field.</w:t>
      </w:r>
    </w:p>
    <w:p w14:paraId="1F9A517A" w14:textId="77777777" w:rsidR="00A21722" w:rsidRDefault="001E6592">
      <w:pPr>
        <w:pStyle w:val="Heading2"/>
      </w:pPr>
      <w:bookmarkStart w:id="4" w:name="conclusion"/>
      <w:bookmarkEnd w:id="3"/>
      <w:r>
        <w:lastRenderedPageBreak/>
        <w:t>Conclusion</w:t>
      </w:r>
    </w:p>
    <w:p w14:paraId="7E348198" w14:textId="77777777" w:rsidR="00A21722" w:rsidRDefault="001E6592">
      <w:pPr>
        <w:pStyle w:val="FirstParagraph"/>
      </w:pPr>
      <w:r>
        <w:t>This scoping review systematically evaluates existing guidelines and practices to support the development of comprehensive and practical reporting guidelines for NCD modelling studies, ultimately improving their quality and impact on public health decision-making.</w:t>
      </w:r>
    </w:p>
    <w:p w14:paraId="3F5CA0FA" w14:textId="77777777" w:rsidR="00A21722" w:rsidRDefault="001E6592">
      <w:pPr>
        <w:pStyle w:val="Heading2"/>
      </w:pPr>
      <w:bookmarkStart w:id="5" w:name="keywords"/>
      <w:bookmarkEnd w:id="4"/>
      <w:r>
        <w:t>Keywords</w:t>
      </w:r>
    </w:p>
    <w:p w14:paraId="5F985AEE" w14:textId="77777777" w:rsidR="00A21722" w:rsidRDefault="001E6592">
      <w:pPr>
        <w:pStyle w:val="FirstParagraph"/>
      </w:pPr>
      <w:r>
        <w:t>noncommunicable diseases (NCDs), population health modelling, simulation models, reporting guidelines, transparency in research, reproducibility, scoping review, public health decision-making, standardized reporting practices, EQUATOR Network, data integration, model adaptability, microsimulation, agent-based modelling, systems dynamics, Monte Carlo simulation, PRISMA-ScR, AI-assisted screening, living systematic review, checklist development, public health policy, barriers and enablers, interdisciplinary approaches, health outcomes modelling.</w:t>
      </w:r>
    </w:p>
    <w:p w14:paraId="72E53A91" w14:textId="77777777" w:rsidR="00A21722" w:rsidRDefault="001E6592">
      <w:r>
        <w:br w:type="page"/>
      </w:r>
    </w:p>
    <w:p w14:paraId="5F04D245" w14:textId="77777777" w:rsidR="00A21722" w:rsidRDefault="00A21722">
      <w:pPr>
        <w:sectPr w:rsidR="00A21722">
          <w:type w:val="continuous"/>
          <w:pgSz w:w="12240" w:h="15840"/>
          <w:pgMar w:top="1440" w:right="1440" w:bottom="1440" w:left="1440" w:header="720" w:footer="720" w:gutter="0"/>
          <w:cols w:space="720"/>
        </w:sectPr>
      </w:pPr>
    </w:p>
    <w:p w14:paraId="57039C2C" w14:textId="77777777" w:rsidR="00A21722" w:rsidRDefault="001E6592">
      <w:pPr>
        <w:pStyle w:val="Heading1"/>
      </w:pPr>
      <w:bookmarkStart w:id="6" w:name="introduction-1"/>
      <w:bookmarkEnd w:id="0"/>
      <w:bookmarkEnd w:id="5"/>
      <w:r>
        <w:lastRenderedPageBreak/>
        <w:t>1. Introduction</w:t>
      </w:r>
    </w:p>
    <w:p w14:paraId="408B2E88" w14:textId="77777777" w:rsidR="00A21722" w:rsidRDefault="001E6592">
      <w:pPr>
        <w:pStyle w:val="FirstParagraph"/>
      </w:pPr>
      <w:r>
        <w:t>Noncommunicable diseases (NCDs) are leading causes of morbidity and mortality worldwide, contributing substantially to the global health burden.</w:t>
      </w:r>
      <w:r>
        <w:fldChar w:fldCharType="begin"/>
      </w:r>
      <w:r>
        <w:instrText xml:space="preserve"> ADDIN ZOTERO_ITEM CSL_CITATION {"citationID":"AE4ABY9A","properties":{"formattedCitation":"(1)","plainCitation":"(1)","noteIndex":0},"citationItems":[{"id":52590,"uris":["http://zotero.org/groups/5363837/items/SSA9LNPN"],"itemData":{"id":52590,"type":"article-journal","container-title":"The Lancet","DOI":"10.1016/S0140-6736(20)30925-9","ISSN":"01406736","issue":"10258","journalAbbreviation":"The Lancet","language":"en","note":"PMID: 33069326\nPMCID: PMC7567026","page":"1204-1222","source":"DOI.org (Crossref)","title":"Global burden of 369 diseases and injuries in 204 countries and territories, 1990–2019: a systematic analysis for the Global Burden of Disease Study 2019","title-short":"Global burden of 369 diseases and injuries in 204 countries and territories, 1990–2019","URL":"https://linkinghub.elsevier.com/retrieve/pii/S0140673620309259","volume":"396","author":[{"family":"Vos","given":"Theo"},{"family":"Lim","given":"Stephen S"},{"family":"Abbafati","given":"Cristiana"},{"family":"Abbas","given":"Kaja M"},{"family":"Abbasi","given":"Mohammad"},{"family":"Abbasifard","given":"Mitra"},{"family":"Abbasi-Kangevari","given":"Mohsen"},{"family":"Abbastabar","given":"Hedayat"},{"family":"Abd-Allah","given":"Foad"},{"family":"Abdelalim","given":"Ahmed"},{"family":"Abdollahi","given":"Mohammad"},{"family":"Abdollahpour","given":"Ibrahim"},{"family":"Abolhassani","given":"Hassan"},{"family":"Aboyans","given":"Victor"},{"family":"Abrams","given":"Elissa M"},{"family":"Abreu","given":"Lucas Guimarães"},{"family":"Abrigo","given":"Michael R M"},{"family":"Abu-Raddad","given":"Laith Jamal"},{"family":"Abushouk","given":"Abdelrahman I"},{"family":"Acebedo","given":"Alyssa"},{"family":"Ackerman","given":"Ilana N"},{"family":"Adabi","given":"Maryam"},{"family":"Adamu","given":"Abdu A"},{"family":"Adebayo","given":"Oladimeji M"},{"family":"Adekanmbi","given":"Victor"},{"family":"Adelson","given":"Jaimie D"},{"family":"Adetokunboh","given":"Olatunji O"},{"family":"Adham","given":"Davoud"},{"family":"Afshari","given":"Mahdi"},{"family":"Afshin","given":"Ashkan"},{"family":"Agardh","given":"Emilie E"},{"family":"Agarwal","given":"Gina"},{"family":"Agesa","given":"Kareha M"},{"family":"Aghaali","given":"Mohammad"},{"family":"Aghamir","given":"Seyed Mohammad Kazem"},{"family":"Agrawal","given":"Anurag"},{"family":"Ahmad","given":"Tauseef"},{"family":"Ahmadi","given":"Alireza"},{"family":"Ahmadi","given":"Mehdi"},{"family":"Ahmadieh","given":"Hamid"},{"family":"Ahmadpour","given":"Ehsan"},{"family":"Akalu","given":"Temesgen Yihunie"},{"family":"Akinyemi","given":"Rufus Olusola"},{"family":"Akinyemiju","given":"Tomi"},{"family":"Akombi","given":"Blessing"},{"family":"Al-Aly","given":"Ziyad"},{"family":"Alam","given":"Khurshid"},{"family":"Alam","given":"Noore"},{"family":"Alam","given":"Samiah"},{"family":"Alam","given":"Tahiya"},{"family":"Alanzi","given":"Turki M"},{"family":"Albertson","given":"Samuel B"},{"family":"Alcalde-Rabanal","given":"Jacqueline Elizabeth"},{"family":"Alema","given":"Niguse Meles"},{"family":"Ali","given":"Muhammad"},{"family":"Ali","given":"Saqib"},{"family":"Alicandro","given":"Gianfranco"},{"family":"Alijanzadeh","given":"Mehran"},{"family":"Alinia","given":"Cyrus"},{"family":"Alipour","given":"Vahid"},{"family":"Aljunid","given":"Syed Mohamed"},{"family":"Alla","given":"François"},{"family":"Allebeck","given":"Peter"},{"family":"Almasi-Hashiani","given":"Amir"},{"family":"Alonso","given":"Jordi"},{"family":"Al-Raddadi","given":"Rajaa M"},{"family":"Altirkawi","given":"Khalid A"},{"family":"Alvis-Guzman","given":"Nelson"},{"family":"Alvis-Zakzuk","given":"Nelson J"},{"family":"Amini","given":"Saeed"},{"family":"Amini-Rarani","given":"Mostafa"},{"family":"Aminorroaya","given":"Arya"},{"family":"Amiri","given":"Fatemeh"},{"family":"Amit","given":"Arianna Maever L"},{"family":"Amugsi","given":"Dickson A"},{"family":"Amul","given":"Gianna Gayle Herrera"},{"family":"Anderlini","given":"Deanna"},{"family":"Andrei","given":"Catalina Liliana"},{"family":"Andrei","given":"Tudorel"},{"family":"Anjomshoa","given":"Mina"},{"family":"Ansari","given":"Fereshteh"},{"family":"Ansari","given":"Iman"},{"family":"Ansari-Moghaddam","given":"Alireza"},{"family":"Antonio","given":"Carl Abelardo T"},{"family":"Antony","given":"Catherine M"},{"family":"Antriyandarti","given":"Ernoiz"},{"family":"Anvari","given":"Davood"},{"family":"Anwer","given":"Razique"},{"family":"Arabloo","given":"Jalal"},{"family":"Arab-Zozani","given":"Morteza"},{"family":"Aravkin","given":"Aleksandr Y"},{"family":"Ariani","given":"Filippo"},{"family":"Ärnlöv","given":"Johan"},{"family":"Aryal","given":"Krishna K"},{"family":"Arzani","given":"Afsaneh"},{"family":"Asadi-Aliabadi","given":"Mehran"},{"family":"Asadi-Pooya","given":"Ali A"},{"family":"Asghari","given":"Babak"},{"family":"Ashbaugh","given":"Charlie"},{"family":"Atnafu","given":"Desta Debalkie"},{"family":"Atre","given":"Sachin R"},{"family":"Ausloos","given":"Floriane"},{"family":"Ausloos","given":"Marcel"},{"family":"Ayala Quintanilla","given":"Beatriz Paulina"},{"family":"Ayano","given":"Getinet"},{"family":"Ayanore","given":"Martin Amogre"},{"family":"Aynalem","given":"Yared Asmare"},{"family":"Azari","given":"Samad"},{"family":"Azarian","given":"Ghasem"},{"family":"Azene","given":"Zelalem Nigussie"},{"family":"Babaee","given":"Ebrahim"},{"family":"Badawi","given":"Alaa"},{"family":"Bagherzadeh","given":"Mojtaba"},{"family":"Bakhshaei","given":"Mohammad Hossein"},{"family":"Bakhtiari","given":"Ahad"},{"family":"Balakrishnan","given":"Senthilkumar"},{"family":"Balalla","given":"Shivanthi"},{"family":"Balassyano","given":"Shelly"},{"family":"Banach","given":"Maciej"},{"family":"Banik","given":"Palash Chandra"},{"family":"Bannick","given":"Marlena S"},{"family":"Bante","given":"Agegnehu Bante"},{"family":"Baraki","given":"Adhanom Gebreegziabher"},{"family":"Barboza","given":"Miguel A"},{"family":"Barker-Collo","given":"Suzanne Lyn"},{"family":"Barthelemy","given":"Celine M"},{"family":"Barua","given":"Lingkan"},{"family":"Barzegar","given":"Akbar"},{"family":"Basu","given":"Sanjay"},{"family":"Baune","given":"Bernhard T"},{"family":"Bayati","given":"Mohsen"},{"family":"Bazmandegan","given":"Gholamreza"},{"family":"Bedi","given":"Neeraj"},{"family":"Beghi","given":"Ettore"},{"family":"Béjot","given":"Yannick"},{"family":"Bello","given":"Aminu K"},{"family":"Bender","given":"Rose G"},{"family":"Bennett","given":"Derrick A"},{"family":"Bennitt","given":"Fiona B"},{"family":"Bensenor","given":"Isabela M"},{"family":"Benziger","given":"Catherine P"},{"family":"Berhe","given":"Kidanemaryam"},{"family":"Bernabe","given":"Eduardo"},{"family":"Bertolacci","given":"Gregory J"},{"family":"Bhageerathy","given":"Reshmi"},{"family":"Bhala","given":"Neeraj"},{"family":"Bhandari","given":"Dinesh"},{"family":"Bhardwaj","given":"Pankaj"},{"family":"Bhattacharyya","given":"Krittika"},{"family":"Bhutta","given":"Zulfiqar A"},{"family":"Bibi","given":"Sadia"},{"family":"Biehl","given":"Molly H"},{"family":"Bikbov","given":"Boris"},{"family":"Bin Sayeed","given":"Muhammad Shahdaat"},{"family":"Biondi","given":"Antonio"},{"family":"Birihane","given":"Binyam Minuye"},{"family":"Bisanzio","given":"Donal"},{"family":"Bisignano","given":"Catherine"},{"family":"Biswas","given":"Raaj Kishore"},{"family":"Bohlouli","given":"Somayeh"},{"family":"Bohluli","given":"Mehdi"},{"family":"Bolla","given":"Srinivasa Rao Rao"},{"family":"Boloor","given":"Archith"},{"family":"Boon-Dooley","given":"Alexandra S"},{"family":"Borges","given":"Guilherme"},{"family":"Borzì","given":"Antonio Maria"},{"family":"Bourne","given":"Rupert"},{"family":"Brady","given":"Oliver J"},{"family":"Brauer","given":"Michael"},{"family":"Brayne","given":"Carol"},{"family":"Breitborde","given":"Nicholas J K"},{"family":"Brenner","given":"Hermann"},{"family":"Briant","given":"Paul Svitil"},{"family":"Briggs","given":"Andrew M"},{"family":"Briko","given":"Nikolay Ivanovich"},{"family":"Britton","given":"Gabrielle B"},{"family":"Bryazka","given":"Dana"},{"family":"Buchbinder","given":"Rachelle"},{"family":"Bumgarner","given":"Blair R"},{"family":"Busse","given":"Reinhard"},{"family":"Butt","given":"Zahid A"},{"family":"Caetano Dos Santos","given":"Florentino Luciano"},{"family":"Cámera","given":"Luis La Alberto"},{"family":"Campos-Nonato","given":"Ismael R"},{"family":"Car","given":"Josip"},{"family":"Cárdenas","given":"Rosario"},{"family":"Carreras","given":"Giulia"},{"family":"Carrero","given":"Juan J"},{"family":"Carvalho","given":"Felix"},{"family":"Castaldelli-Maia","given":"Joao Mauricio"},{"family":"Castañeda-Orjuela","given":"Carlos A"},{"family":"Castelpietra","given":"Giulio"},{"family":"Castle","given":"Chris D"},{"family":"Castro","given":"Franz"},{"family":"Catalá-López","given":"Ferrán"},{"family":"Causey","given":"Kate"},{"family":"Cederroth","given":"Christopher R"},{"family":"Cercy","given":"Kelly M"},{"family":"Cerin","given":"Ester"},{"family":"Chandan","given":"Joht Singh"},{"family":"Chang","given":"Alex R"},{"family":"Charlson","given":"Fiona J"},{"family":"Chattu","given":"Vijay Kumar"},{"family":"Chaturvedi","given":"Sarika"},{"family":"Chimed-Ochir","given":"Odgerel"},{"family":"Chin","given":"Ken Lee"},{"family":"Cho","given":"Daniel Youngwhan"},{"family":"Christensen","given":"Hanne"},{"family":"Chu","given":"Dinh-Toi"},{"family":"Chung","given":"Michael T"},{"family":"Cicuttini","given":"Flavia M"},{"family":"Ciobanu","given":"Liliana G"},{"family":"Cirillo","given":"Massimo"},{"family":"Collins","given":"Emma L"},{"family":"Compton","given":"Kelly"},{"family":"Conti","given":"Sara"},{"family":"Cortesi","given":"Paolo Angelo"},{"family":"Costa","given":"Vera Marisa"},{"family":"Cousin","given":"Ewerton"},{"family":"Cowden","given":"Richard G"},{"family":"Cowie","given":"Benjamin C"},{"family":"Cromwell","given":"Elizabeth A"},{"family":"Cross","given":"Di H"},{"family":"Crowe","given":"Christopher Stephen"},{"family":"Cruz","given":"Jessica A"},{"family":"Cunningham","given":"Matthew"},{"family":"Dahlawi","given":"Saad M A"},{"family":"Damiani","given":"Giovanni"},{"family":"Dandona","given":"Lalit"},{"family":"Dandona","given":"Rakhi"},{"family":"Darwesh","given":"Aso Mohammad"},{"family":"Daryani","given":"Ahmad"},{"family":"Das","given":"Jai K"},{"family":"Das Gupta","given":"Rajat"},{"family":"Das Neves","given":"José"},{"family":"Dávila-Cervantes","given":"Claudio Alberto"},{"family":"Davletov","given":"Kairat"},{"family":"De Leo","given":"Diego"},{"family":"Dean","given":"Frances E"},{"family":"DeCleene","given":"Nicole K"},{"family":"Deen","given":"Amanda"},{"family":"Degenhardt","given":"Louisa"},{"family":"Dellavalle","given":"Robert Paul"},{"family":"Demeke","given":"Feleke Mekonnen"},{"family":"Demsie","given":"Desalegn Getnet"},{"family":"Denova-Gutiérrez","given":"Edgar"},{"family":"Dereje","given":"Nebiyu Dereje"},{"family":"Dervenis","given":"Nikolaos"},{"family":"Desai","given":"Rupak"},{"family":"Desalew","given":"Assefa"},{"family":"Dessie","given":"Getenet Ayalew"},{"family":"Dharmaratne","given":"Samath Dhamminda"},{"family":"Dhungana","given":"Govinda Prasad"},{"family":"Dianatinasab","given":"Mostafa"},{"family":"Diaz","given":"Daniel"},{"family":"Dibaji Forooshani","given":"Zahra Sadat"},{"family":"Dingels","given":"Zachary V"},{"family":"Dirac","given":"M Ashworth"},{"family":"Djalalinia","given":"Shirin"},{"family":"Do","given":"Hoa Thi"},{"family":"Dokova","given":"Klara"},{"family":"Dorostkar","given":"Fariba"},{"family":"Doshi","given":"Chirag P"},{"family":"Doshmangir","given":"Leila"},{"family":"Douiri","given":"Abdel"},{"family":"Doxey","given":"Matthew C"},{"family":"Driscoll","given":"Tim Robert"},{"family":"Dunachie","given":"Susanna J"},{"family":"Duncan","given":"Bruce B"},{"family":"Duraes","given":"Andre Rodrigues"},{"family":"Eagan","given":"Arielle Wilder"},{"family":"Ebrahimi Kalan","given":"Mohammad"},{"family":"Edvardsson","given":"David"},{"family":"Ehrlich","given":"Joshua R"},{"family":"El Nahas","given":"Nevine"},{"family":"El Sayed","given":"Iman"},{"family":"El Tantawi","given":"Maha"},{"family":"Elbarazi","given":"Iffat"},{"family":"Elgendy","given":"Islam Y"},{"family":"Elhabashy","given":"Hala Rashad"},{"family":"El-Jaafary","given":"Shaimaa I"},{"family":"Elyazar","given":"Iqbal Rf"},{"family":"Emamian","given":"Mohammad Hassan"},{"family":"Emmons-Bell","given":"Sophia"},{"family":"Erskine","given":"Holly E"},{"family":"Eshrati","given":"Babak"},{"family":"Eskandarieh","given":"Sharareh"},{"family":"Esmaeilnejad","given":"Saman"},{"family":"Esmaeilzadeh","given":"Firooz"},{"family":"Esteghamati","given":"Alireza"},{"family":"Estep","given":"Kara"},{"family":"Etemadi","given":"Arash"},{"family":"Etisso","given":"Atkilt Esaiyas"},{"family":"Farahmand","given":"Mohammad"},{"family":"Faraj","given":"Anwar"},{"family":"Fareed","given":"Mohammad"},{"family":"Faridnia","given":"Roghiyeh"},{"family":"Farinha","given":"Carla Sofia E Sá"},{"family":"Farioli","given":"Andrea"},{"family":"Faro","given":"Andre"},{"family":"Faruque","given":"Mithila"},{"family":"Farzadfar","given":"Farshad"},{"family":"Fattahi","given":"Nazir"},{"family":"Fazlzadeh","given":"Mehdi"},{"family":"Feigin","given":"Valery L"},{"family":"Feldman","given":"Rachel"},{"family":"Fereshtehnejad","given":"Seyed-Mohammad"},{"family":"Fernandes","given":"Eduarda"},{"family":"Ferrari","given":"Alize J"},{"family":"Ferreira","given":"Manuela L"},{"family":"Filip","given":"Irina"},{"family":"Fischer","given":"Florian"},{"family":"Fisher","given":"James L"},{"family":"Fitzgerald","given":"Ryan"},{"family":"Flohr","given":"Carsten"},{"family":"Flor","given":"Luisa Sorio"},{"family":"Foigt","given":"Nataliya A"},{"family":"Folayan","given":"Morenike Oluwatoyin"},{"family":"Force","given":"Lisa M"},{"family":"Fornari","given":"Carla"},{"family":"Foroutan","given":"Masoud"},{"family":"Fox","given":"Jack T"},{"family":"Freitas","given":"Marisa"},{"family":"Fu","given":"Weijia"},{"family":"Fukumoto","given":"Takeshi"},{"family":"Furtado","given":"João M"},{"family":"Gad","given":"Mohamed M"},{"family":"Gakidou","given":"Emmanuela"},{"family":"Galles","given":"Natalie C"},{"family":"Gallus","given":"Silvano"},{"family":"Gamkrelidze","given":"Amiran"},{"family":"Garcia-Basteiro","given":"Alberto L"},{"family":"Gardner","given":"William M"},{"family":"Geberemariyam","given":"Biniyam Sahiledengle"},{"family":"Gebrehiwot","given":"Abiyu Mekonnen"},{"family":"Gebremedhin","given":"Ketema Bizuwork"},{"family":"Gebreslassie","given":"Assefa Ayalew Ayalew Ayalew"},{"family":"Gershberg Hayoon","given":"Anna"},{"family":"Gething","given":"Peter W"},{"family":"Ghadimi","given":"Maryam"},{"family":"Ghadiri","given":"Keyghobad"},{"family":"Ghafourifard","given":"Mansour"},{"family":"Ghajar","given":"Alireza"},{"family":"Ghamari","given":"Farhad"},{"family":"Ghashghaee","given":"Ahmad"},{"family":"Ghiasvand","given":"Hesam"},{"family":"Ghith","given":"Nermin"},{"family":"Gholamian","given":"Asadollah"},{"family":"Gilani","given":"Syed Amir"},{"family":"Gill","given":"Paramjit Singh"},{"family":"Gitimoghaddam","given":"Mojgan"},{"family":"Giussani","given":"Giorgia"},{"family":"Goli","given":"Srinivas"},{"family":"Gomez","given":"Ricardo Santiago"},{"family":"Gopalani","given":"Sameer Vali"},{"family":"Gorini","given":"Giuseppe"},{"family":"Gorman","given":"Taren M"},{"family":"Gottlich","given":"Harrison Chase"},{"family":"Goudarzi","given":"Houman"},{"family":"Goulart","given":"Alessandra C"},{"family":"Goulart","given":"Bárbara Niegia Garcia"},{"family":"Grada","given":"Ayman"},{"family":"Grivna","given":"Michal"},{"family":"Grosso","given":"Giuseppe"},{"family":"Gubari","given":"Mohammed Ibrahim Mohialdeen"},{"family":"Gugnani","given":"Harish Chander"},{"family":"Guimaraes","given":"Andre Luiz Sena"},{"family":"Guimarães","given":"Rafael Alves"},{"family":"Guled","given":"Rashid Abdi"},{"family":"Guo","given":"Gaorui"},{"family":"Guo","given":"Yuming"},{"family":"Gupta","given":"Rajeev"},{"family":"Haagsma","given":"Juanita A"},{"family":"Haddock","given":"Beatrix"},{"family":"Hafezi-Nejad","given":"Nima"},{"family":"Hafiz","given":"Abdul"},{"family":"Hagins","given":"Hailey"},{"family":"Haile","given":"Lydia M"},{"family":"Hall","given":"Brian J"},{"family":"Halvaei","given":"Iman"},{"family":"Hamadeh","given":"Randah R"},{"family":"Hamagharib Abdullah","given":"Kanaan"},{"family":"Hamilton","given":"Erin B"},{"family":"Han","given":"Chieh"},{"family":"Han","given":"Hannah"},{"family":"Hankey","given":"Graeme J"},{"family":"Haro","given":"Josep Maria"},{"family":"Harvey","given":"James D"},{"family":"Hasaballah","given":"Ahmed I"},{"family":"Hasanzadeh","given":"Amir"},{"family":"Hashemian","given":"Maryam"},{"family":"Hassanipour","given":"Soheil"},{"family":"Hassankhani","given":"Hadi"},{"family":"Havmoeller","given":"Rasmus J"},{"family":"Hay","given":"Roderick J"},{"family":"Hay","given":"Simon I"},{"family":"Hayat","given":"Khezar"},{"family":"Heidari","given":"Behnam"},{"family":"Heidari","given":"Golnaz"},{"family":"Heidari-Soureshjani","given":"Reza"},{"family":"Hendrie","given":"Delia"},{"family":"Henrikson","given":"Hannah J"},{"family":"Henry","given":"Nathaniel J"},{"family":"Herteliu","given":"Claudiu"},{"family":"Heydarpour","given":"Fatemeh"},{"family":"Hird","given":"Thomas R"},{"family":"Hoek","given":"Hans W"},{"family":"Hole","given":"Michael K"},{"family":"Holla","given":"Ramesh"},{"family":"Hoogar","given":"Praveen"},{"family":"Hosgood","given":"H Dean"},{"family":"Hosseinzadeh","given":"Mehdi"},{"family":"Hostiuc","given":"Mihaela"},{"family":"Hostiuc","given":"Sorin"},{"family":"Househ","given":"Mowafa"},{"family":"Hoy","given":"Damian G"},{"family":"Hsairi","given":"Mohamed"},{"family":"Hsieh","given":"Vivian Chia-rong"},{"family":"Hu","given":"Guoqing"},{"family":"Huda","given":"Tanvir M"},{"family":"Hugo","given":"Fernando N"},{"family":"Huynh","given":"Chantal K"},{"family":"Hwang","given":"Bing-Fang"},{"family":"Iannucci","given":"Vincent C"},{"family":"Ibitoye","given":"Segun Emmanuel"},{"family":"Ikuta","given":"Kevin S"},{"family":"Ilesanmi","given":"Olayinka Stephen"},{"family":"Ilic","given":"Irena M"},{"family":"Ilic","given":"Milena D"},{"family":"Inbaraj","given":"Leeberk Raja"},{"family":"Ippolito","given":"Helen"},{"family":"Irvani","given":"Seyed Sina Naghibi"},{"family":"Islam","given":"M Mofizul"},{"family":"Islam","given":"MdMohaimenul"},{"family":"Islam","given":"Sheikh Mohammed Shariful"},{"family":"Islami","given":"Farhad"},{"family":"Iso","given":"Hiroyasu"},{"family":"Ivers","given":"Rebecca Q"},{"family":"Iwu","given":"Chidozie C D"},{"family":"Iyamu","given":"Ihoghosa Osamuyi"},{"family":"Jaafari","given":"Jalil"},{"family":"Jacobsen","given":"Kathryn H"},{"family":"Jadidi-Niaragh","given":"Farhad"},{"family":"Jafari","given":"Hussain"},{"family":"Jafarinia","given":"Morteza"},{"family":"Jahagirdar","given":"Deepa"},{"family":"Jahani","given":"Mohammad Ali"},{"family":"Jahanmehr","given":"Nader"},{"family":"Jakovljevic","given":"Mihajlo"},{"family":"Jalali","given":"Amir"},{"family":"Jalilian","given":"Farzad"},{"family":"James","given":"Spencer L"},{"family":"Janjani","given":"Hosna"},{"family":"Janodia","given":"Manthan Dilipkumar"},{"family":"Jayatilleke","given":"Achala Upendra"},{"family":"Jeemon","given":"Panniyammakal"},{"family":"Jenabi","given":"Ensiyeh"},{"family":"Jha","given":"Ravi Prakash"},{"family":"Jha","given":"Vivekanand"},{"family":"Ji","given":"John S"},{"family":"Jia","given":"Peng"},{"family":"John","given":"Oommen"},{"family":"John-Akinola","given":"Yetunde O"},{"family":"Johnson","given":"Catherine Owens"},{"family":"Johnson","given":"Sarah Charlotte"},{"family":"Jonas","given":"Jost B"},{"family":"Joo","given":"Tamas"},{"family":"Joshi","given":"Ankur"},{"family":"Jozwiak","given":"Jacek Jerzy"},{"family":"Jürisson","given":"Mikk"},{"family":"Kabir","given":"Ali"},{"family":"Kabir","given":"Zubair"},{"family":"Kalani","given":"Hamed"},{"family":"Kalani","given":"Rizwan"},{"family":"Kalankesh","given":"Leila R"},{"family":"Kalhor","given":"Rohollah"},{"family":"Kamiab","given":"Zahra"},{"family":"Kanchan","given":"Tanuj"},{"family":"Karami Matin","given":"Behzad"},{"family":"Karch","given":"André"},{"family":"Karim","given":"Mohd Anisul"},{"family":"Karimi","given":"Salah Eddin"},{"family":"Kassa","given":"Getachew Mullu"},{"family":"Kassebaum","given":"Nicholas J"},{"family":"Katikireddi","given":"Srinivasa Vittal"},{"family":"Kawakami","given":"Norito"},{"family":"Kayode","given":"Gbenga A"},{"family":"Keddie","given":"Suzanne H"},{"family":"Keller","given":"Cathleen"},{"family":"Kereselidze","given":"Maia"},{"family":"Khafaie","given":"Morteza Abdullatif"},{"family":"Khalid","given":"Nauman"},{"family":"Khan","given":"Maseer"},{"family":"Khatab","given":"Khaled"},{"family":"Khater","given":"Mona M"},{"family":"Khatib","given":"Mahalaqua Nazli"},{"family":"Khayamzadeh","given":"Maryam"},{"family":"Khodayari","given":"Mohammad Taghi"},{"family":"Khundkar","given":"Roba"},{"family":"Kianipour","given":"Neda"},{"family":"Kieling","given":"Christian"},{"family":"Kim","given":"Daniel"},{"family":"Kim","given":"Young-Eun"},{"family":"Kim","given":"Yun Jin"},{"family":"Kimokoti","given":"Ruth W"},{"family":"Kisa","given":"Adnan"},{"family":"Kisa","given":"Sezer"},{"family":"Kissimova-Skarbek","given":"Katarzyna"},{"family":"Kivimäki","given":"Mika"},{"family":"Kneib","given":"Cameron J"},{"family":"Knudsen","given":"Ann Kristin Skrindo"},{"family":"Kocarnik","given":"Jonathan M"},{"family":"Kolola","given":"Tufa"},{"family":"Kopec","given":"Jacek A"},{"family":"Kosen","given":"Soewarta"},{"family":"Koul","given":"Parvaiz A"},{"family":"Koyanagi","given":"Ai"},{"family":"Kravchenko","given":"Michael A"},{"family":"Krishan","given":"Kewal"},{"family":"Krohn","given":"Kris J"},{"family":"Kuate Defo","given":"Barthelemy"},{"family":"Kucuk Bicer","given":"Burcu"},{"family":"Kumar","given":"G Anil"},{"family":"Kumar","given":"Manasi"},{"family":"Kumar","given":"Pushpendra"},{"family":"Kumar","given":"Vivek"},{"family":"Kumaresh","given":"Girikumar"},{"family":"Kurmi","given":"Om P"},{"family":"Kusuma","given":"Dian"},{"family":"Kyu","given":"Hmwe Hmwe"},{"family":"La Vecchia","given":"Carlo"},{"family":"Lacey","given":"Ben"},{"family":"Lal","given":"Dharmesh Kumar"},{"family":"Lalloo","given":"Ratilal"},{"family":"Lam","given":"Jennifer O"},{"family":"Lami","given":"Faris Hasan"},{"family":"Landires","given":"Iván"},{"family":"Lang","given":"Justin J"},{"family":"Lansingh","given":"Van Charles"},{"family":"Larson","given":"Samantha Leigh"},{"family":"Larsson","given":"Anders O"},{"family":"Lasrado","given":"Savita"},{"family":"Lassi","given":"Zohra S"},{"family":"Lau","given":"Kathryn Mei-Ming"},{"family":"Lavados","given":"Pablo M"},{"family":"Lazarus","given":"Jeffrey V"},{"family":"Ledesma","given":"Jorge R"},{"family":"Lee","given":"Paul H"},{"family":"Lee","given":"Shaun Wen Huey"},{"family":"LeGrand","given":"Kate E"},{"family":"Leigh","given":"James"},{"family":"Leonardi","given":"Matilde"},{"family":"Lescinsky","given":"Haley"},{"family":"Leung","given":"Janni"},{"family":"Levi","given":"Miriam"},{"family":"Lewington","given":"Sarah"},{"family":"Li","given":"Shanshan"},{"family":"Lim","given":"Lee-Ling"},{"family":"Lin","given":"Christine"},{"family":"Lin","given":"Ro-Ting"},{"family":"Linehan","given":"Christine"},{"family":"Linn","given":"Shai"},{"family":"Liu","given":"Hung-Chun"},{"family":"Liu","given":"Shiwei"},{"family":"Liu","given":"Zichen"},{"family":"Looker","given":"Katharine J"},{"family":"Lopez","given":"Alan D"},{"family":"Lopukhov","given":"Platon D"},{"family":"Lorkowski","given":"Stefan"},{"family":"Lotufo","given":"Paulo A"},{"family":"Lucas","given":"Tim C D"},{"family":"Lugo","given":"Alessandra"},{"family":"Lunevicius","given":"Raimundas"},{"family":"Lyons","given":"Ronan A"},{"family":"Ma","given":"Jianing"},{"family":"MacLachlan","given":"Jennifer H"},{"family":"Maddison","given":"Emilie R"},{"family":"Maddison","given":"Ralph"},{"family":"Madotto","given":"Fabiana"},{"family":"Mahasha","given":"Phetole Walter"},{"family":"Mai","given":"Hue Thi"},{"family":"Majeed","given":"Azeem"},{"family":"Maled","given":"Venkatesh"},{"family":"Maleki","given":"Shokofeh"},{"family":"Malekzadeh","given":"Reza"},{"family":"Malta","given":"Deborah Carvalho"},{"family":"Mamun","given":"Abdullah A"},{"family":"Manafi","given":"Amir"},{"family":"Manafi","given":"Navid"},{"family":"Manguerra","given":"Helena"},{"family":"Mansouri","given":"Borhan"},{"family":"Mansournia","given":"Mohammad Ali"},{"family":"Mantilla Herrera","given":"Ana M"},{"family":"Maravilla","given":"Joemer C"},{"family":"Marks","given":"Ashley"},{"family":"Martins-Melo","given":"Francisco Rogerlândio"},{"family":"Martopullo","given":"Ira"},{"family":"Masoumi","given":"Seyedeh Zahra"},{"family":"Massano","given":"João"},{"family":"Massenburg","given":"Benjamin Ballard"},{"family":"Mathur","given":"Manu Raj"},{"family":"Maulik","given":"Pallab K"},{"family":"McAlinden","given":"Colm"},{"family":"McGrath","given":"John J"},{"family":"McKee","given":"Martin"},{"family":"Mehndiratta","given":"Man Mohan"},{"family":"Mehri","given":"Fereshteh"},{"family":"Mehta","given":"Kala M"},{"family":"Meitei","given":"Wahengbam Bigyananda"},{"family":"Memiah","given":"Peter T N"},{"family":"Mendoza","given":"Walter"},{"family":"Menezes","given":"Ritesh G"},{"family":"Mengesha","given":"Endalkachew Worku"},{"family":"Mengesha","given":"Meresa Berwo"},{"family":"Mereke","given":"Alibek"},{"family":"Meretoja","given":"Atte"},{"family":"Meretoja","given":"Tuomo J"},{"family":"Mestrovic","given":"Tomislav"},{"family":"Miazgowski","given":"Bartosz"},{"family":"Miazgowski","given":"Tomasz"},{"family":"Michalek","given":"Irmina Maria"},{"family":"Mihretie","given":"Kebadnew Mulatu"},{"family":"Miller","given":"Ted R"},{"family":"Mills","given":"Edward J"},{"family":"Mirica","given":"Andreea"},{"family":"Mirrakhimov","given":"Erkin M"},{"family":"Mirzaei","given":"Hamed"},{"family":"Mirzaei","given":"Maryam"},{"family":"Mirzaei-Alavijeh","given":"Mehdi"},{"family":"Misganaw","given":"Awoke Temesgen"},{"family":"Mithra","given":"Prasanna"},{"family":"Moazen","given":"Babak"},{"family":"Moghadaszadeh","given":"Masoud"},{"family":"Mohamadi","given":"Efat"},{"family":"Mohammad","given":"Dara K"},{"family":"Mohammad","given":"Yousef"},{"family":"Mohammad Gholi Mezerji","given":"Naser"},{"family":"Mohammadian-Hafshejani","given":"Abdollah"},{"family":"Mohammadifard","given":"Noushin"},{"family":"Mohammadpourhodki","given":"Reza"},{"family":"Mohammed","given":"Shafiu"},{"family":"Mokdad","given":"Ali H"},{"family":"Molokhia","given":"Mariam"},{"family":"Momen","given":"Natalie C"},{"family":"Monasta","given":"Lorenzo"},{"family":"Mondello","given":"Stefania"},{"family":"Mooney","given":"Meghan D"},{"family":"Moosazadeh","given":"Mahmood"},{"family":"Moradi","given":"Ghobad"},{"family":"Moradi","given":"Masoud"},{"family":"Moradi-Lakeh","given":"Maziar"},{"family":"Moradzadeh","given":"Rahmatollah"},{"family":"Moraga","given":"Paula"},{"family":"Morales","given":"Linda"},{"family":"Morawska","given":"Lidia"},{"family":"Moreno Velásquez","given":"Ilais"},{"family":"Morgado-da-Costa","given":"Joana"},{"family":"Morrison","given":"Shane Douglas"},{"family":"Mosser","given":"Jonathan F"},{"family":"Mouodi","given":"Simin"},{"family":"Mousavi","given":"Seyyed Meysam"},{"family":"Mousavi Khaneghah","given":"Amin"},{"family":"Mueller","given":"Ulrich Otto"},{"family":"Munro","given":"Sandra B"},{"family":"Muriithi","given":"Moses K"},{"family":"Musa","given":"Kamarul Imran"},{"family":"Muthupandian","given":"Saravanan"},{"family":"Naderi","given":"Mehdi"},{"family":"Nagarajan","given":"Ahamarshan Jayaraman"},{"family":"Nagel","given":"Gabriele"},{"family":"Naghshtabrizi","given":"Behshad"},{"family":"Nair","given":"Sanjeev"},{"family":"Nandi","given":"Anita K"},{"family":"Nangia","given":"Vinay"},{"family":"Nansseu","given":"Jobert Richie"},{"family":"Nayak","given":"Vinod C"},{"family":"Nazari","given":"Javad"},{"family":"Negoi","given":"Ionut"},{"family":"Negoi","given":"Ruxandra Irina"},{"family":"Netsere","given":"Henok Biresaw Netsere"},{"family":"Ngunjiri","given":"Josephine W"},{"family":"Nguyen","given":"Cuong Tat"},{"family":"Nguyen","given":"Jason"},{"family":"Nguyen","given":"Michele"},{"family":"Nguyen","given":"Minh"},{"family":"Nichols","given":"Emma"},{"family":"Nigatu","given":"Dabere"},{"family":"Nigatu","given":"Yeshambel T"},{"family":"Nikbakhsh","given":"Rajan"},{"family":"Nixon","given":"Molly R"},{"family":"Nnaji","given":"Chukwudi A"},{"family":"Nomura","given":"Shuhei"},{"family":"Norrving","given":"Bo"},{"family":"Noubiap","given":"Jean Jacques"},{"family":"Nowak","given":"Christoph"},{"family":"Nunez-Samudio","given":"Virginia"},{"family":"Oţoiu","given":"Adrian"},{"family":"Oancea","given":"Bogdan"},{"family":"Odell","given":"Christopher M"},{"family":"Ogbo","given":"Felix Akpojene"},{"family":"Oh","given":"In-Hwan"},{"family":"Okunga","given":"Emmanuel Wandera"},{"family":"Oladnabi","given":"Morteza"},{"family":"Olagunju","given":"Andrew T"},{"family":"Olusanya","given":"Bolajoko Olubukunola"},{"family":"Olusanya","given":"Jacob Olusegun"},{"family":"Oluwasanu","given":"Mojisola Morenike"},{"family":"Omar Bali","given":"Ahmed"},{"family":"Omer","given":"Muktar Omer"},{"family":"Ong","given":"Kanyin L"},{"family":"Onwujekwe","given":"Obinna E"},{"family":"Orji","given":"Aislyn U"},{"family":"Orpana","given":"Heather M"},{"family":"Ortiz","given":"Alberto"},{"family":"Ostroff","given":"Samuel M"},{"family":"Otstavnov","given":"Nikita"},{"family":"Otstavnov","given":"Stanislav S"},{"family":"Øverland","given":"Simon"},{"family":"Owolabi","given":"Mayowa O"},{"family":"P A","given":"Mahesh"},{"family":"Padubidri","given":"Jagadish Rao"},{"family":"Pakhare","given":"Abhijit P"},{"family":"Palladino","given":"Raffaele"},{"family":"Pana","given":"Adrian"},{"family":"Panda-Jonas","given":"Songhomitra"},{"family":"Pandey","given":"Anamika"},{"family":"Park","given":"Eun-Kee"},{"family":"Parmar","given":"Priya G Kumari"},{"family":"Pasupula","given":"Deepak Kumar"},{"family":"Patel","given":"Sangram Kishor"},{"family":"Paternina-Caicedo","given":"Angel J"},{"family":"Pathak","given":"Ashish"},{"family":"Pathak","given":"Mona"},{"family":"Patten","given":"Scott B"},{"family":"Patton","given":"George C"},{"family":"Paudel","given":"Deepak"},{"family":"Pazoki Toroudi","given":"Hamidreza"},{"family":"Peden","given":"Amy E"},{"family":"Pennini","given":"Alyssa"},{"family":"Pepito","given":"Veincent Christian Filipino"},{"family":"Peprah","given":"Emmanuel K"},{"family":"Pereira","given":"Alexandre"},{"family":"Pereira","given":"David M"},{"family":"Perico","given":"Norberto"},{"family":"Pham","given":"Hai Quang"},{"family":"Phillips","given":"Michael R"},{"family":"Pigott","given":"David M"},{"family":"Pilgrim","given":"Thomas"},{"family":"Pilz","given":"Tessa M"},{"family":"Pirsaheb","given":"Meghdad"},{"family":"Plana-Ripoll","given":"Oleguer"},{"family":"Plass","given":"Dietrich"},{"family":"Pokhrel","given":"Khem Narayan"},{"family":"Polibin","given":"Roman V"},{"family":"Polinder","given":"Suzanne"},{"family":"Polkinghorne","given":"Kevan R"},{"family":"Postma","given":"Maarten J"},{"family":"Pourjafar","given":"Hadi"},{"family":"Pourmalek","given":"Farshad"},{"family":"Pourmirza Kalhori","given":"Reza"},{"family":"Pourshams","given":"Akram"},{"family":"Poznańska","given":"Anna"},{"family":"Prada","given":"Sergio I"},{"family":"Prakash","given":"V"},{"family":"Pribadi","given":"Dimas Ria Angga"},{"family":"Pupillo","given":"Elisabetta"},{"family":"Quazi Syed","given":"Zahiruddin"},{"family":"Rabiee","given":"Mohammad"},{"family":"Rabiee","given":"Navid"},{"family":"Radfar","given":"Amir"},{"family":"Rafiee","given":"Ata"},{"family":"Rafiei","given":"Alireza"},{"family":"Raggi","given":"Alberto"},{"family":"Rahimi-Movaghar","given":"Afarin"},{"family":"Rahman","given":"Muhammad Aziz"},{"family":"Rajabpour-Sanati","given":"Ali"},{"family":"Rajati","given":"Fatemeh"},{"family":"Ramezanzadeh","given":"Kiana"},{"family":"Ranabhat","given":"Chhabi Lal"},{"family":"Rao","given":"Puja C"},{"family":"Rao","given":"Sowmya J"},{"family":"Rasella","given":"Davide"},{"family":"Rastogi","given":"Prateek"},{"family":"Rathi","given":"Priya"},{"family":"Rawaf","given":"David Laith"},{"family":"Rawaf","given":"Salman"},{"family":"Rawal","given":"Lal"},{"family":"Razo","given":"Christian"},{"family":"Redford","given":"Sofia Boston"},{"family":"Reiner","given":"Robert C"},{"family":"Reinig","given":"Nickolas"},{"family":"Reitsma","given":"Marissa Bettay"},{"family":"Remuzzi","given":"Giuseppe"},{"family":"Renjith","given":"Vishnu"},{"family":"Renzaho","given":"Andre M N"},{"family":"Resnikoff","given":"Serge"},{"family":"Rezaei","given":"Nima"},{"family":"Rezai","given":"Mohammad Sadegh"},{"family":"Rezapour","given":"Aziz"},{"family":"Rhinehart","given":"Phoebe-Anne"},{"family":"Riahi","given":"Seyed Mohammad"},{"family":"Ribeiro","given":"Antonio Luiz P"},{"family":"Ribeiro","given":"Daniel Cury"},{"family":"Ribeiro","given":"Daniela"},{"family":"Rickard","given":"Jennifer"},{"family":"Roberts","given":"Nicholas L S"},{"family":"Roberts","given":"Shaun"},{"family":"Robinson","given":"Stephen R"},{"family":"Roever","given":"Leonardo"},{"family":"Rolfe","given":"Sam"},{"family":"Ronfani","given":"Luca"},{"family":"Roshandel","given":"Gholamreza"},{"family":"Roth","given":"Gregory A"},{"family":"Rubagotti","given":"Enrico"},{"family":"Rumisha","given":"Susan Fred"},{"family":"Sabour","given":"Siamak"},{"family":"Sachdev","given":"Perminder S"},{"family":"Saddik","given":"Basema"},{"family":"Sadeghi","given":"Ehsan"},{"family":"Sadeghi","given":"Masoumeh"},{"family":"Saeidi","given":"Shahram"},{"family":"Safi","given":"Sare"},{"family":"Safiri","given":"Saeid"},{"family":"Sagar","given":"Rajesh"},{"family":"Sahebkar","given":"Amirhossein"},{"family":"Sahraian","given":"Mohammad Ali"},{"family":"Sajadi","given":"S Mohammad"},{"family":"Salahshoor","given":"Mohammad Reza"},{"family":"Salamati","given":"Payman"},{"family":"Salehi Zahabi","given":"Saleh"},{"family":"Salem","given":"Hosni"},{"family":"Salem","given":"Marwa R Rashad"},{"family":"Salimzadeh","given":"Hamideh"},{"family":"Salomon","given":"Joshua A"},{"family":"Salz","given":"Inbal"},{"family":"Samad","given":"Zainab"},{"family":"Samy","given":"Abdallah M"},{"family":"Sanabria","given":"Juan"},{"family":"Santomauro","given":"Damian Francesco"},{"family":"Santos","given":"Itamar S"},{"family":"Santos","given":"João Vasco"},{"family":"Santric-Milicevic","given":"Milena M"},{"family":"Saraswathy","given":"Sivan Yegnanarayana Iyer"},{"family":"Sarmiento-Suárez","given":"Rodrigo"},{"family":"Sarrafzadegan","given":"Nizal"},{"family":"Sartorius","given":"Benn"},{"family":"Sarveazad","given":"Arash"},{"family":"Sathian","given":"Brijesh"},{"family":"Sathish","given":"Thirunavukkarasu"},{"family":"Sattin","given":"Davide"},{"family":"Sbarra","given":"Alyssa N"},{"family":"Schaeffer","given":"Lauren E"},{"family":"Schiavolin","given":"Silvia"},{"family":"Schmidt","given":"Maria Inês"},{"family":"Schutte","given":"Aletta Elisabeth"},{"family":"Schwebel","given":"David C"},{"family":"Schwendicke","given":"Falk"},{"family":"Senbeta","given":"Anbissa Muleta"},{"family":"Senthilkumaran","given":"Subramanian"},{"family":"Sepanlou","given":"Sadaf G"},{"family":"Shackelford","given":"Katya Anne"},{"family":"Shadid","given":"Jamileh"},{"family":"Shahabi","given":"Saeed"},{"family":"Shaheen","given":"Amira A"},{"family":"Shaikh","given":"Masood Ali"},{"family":"Shalash","given":"Ali S"},{"family":"Shams-Beyranvand","given":"Mehran"},{"family":"Shamsizadeh","given":"Morteza"},{"family":"Shannawaz","given":"Mohammed"},{"family":"Sharafi","given":"Kiomars"},{"family":"Sharara","given":"Fablina"},{"family":"Sheena","given":"Brittney S"},{"family":"Sheikhtaheri","given":"Abbas"},{"family":"Shetty","given":"Ranjitha S"},{"family":"Shibuya","given":"Kenji"},{"family":"Shiferaw","given":"Wondimeneh Shibabaw"},{"family":"Shigematsu","given":"Mika"},{"family":"Shin","given":"Jae Il"},{"family":"Shiri","given":"Rahman"},{"family":"Shirkoohi","given":"Reza"},{"family":"Shrime","given":"Mark G"},{"family":"Shuval","given":"Kerem"},{"family":"Siabani","given":"Soraya"},{"family":"Sigfusdottir","given":"Inga Dora"},{"family":"Sigurvinsdottir","given":"Rannveig"},{"family":"Silva","given":"João Pedro"},{"family":"Simpson","given":"Kyle E"},{"family":"Singh","given":"Ambrish"},{"family":"Singh","given":"Jasvinder A"},{"family":"Skiadaresi","given":"Eirini"},{"family":"Skou","given":"Søren T"},{"family":"Skryabin","given":"Valentin Yurievich"},{"family":"Sobngwi","given":"Eugene"},{"family":"Sokhan","given":"Anton"},{"family":"Soltani","given":"Shahin"},{"family":"Sorensen","given":"Reed J D"},{"family":"Soriano","given":"Joan B"},{"family":"Sorrie","given":"Muluken Bekele"},{"family":"Soyiri","given":"Ireneous N"},{"family":"Sreeramareddy","given":"Chandrashekhar T"},{"family":"Stanaway","given":"Jeffrey D"},{"family":"Stark","given":"Benjamin A"},{"family":"Ştefan","given":"Simona Cătălina"},{"family":"Stein","given":"Caroline"},{"family":"Steiner","given":"Caitlyn"},{"family":"Steiner","given":"Timothy J"},{"family":"Stokes","given":"Mark A"},{"family":"Stovner","given":"Lars Jacob"},{"family":"Stubbs","given":"Jacob L"},{"family":"Sudaryanto","given":"Agus"},{"family":"Sufiyan","given":"Mu'awiyyah Babale"},{"family":"Sulo","given":"Gerhard"},{"family":"Sultan","given":"Iyad"},{"family":"Sykes","given":"Bryan L"},{"family":"Sylte","given":"Dillon O"},{"family":"Szócska","given":"Miklós"},{"family":"Tabarés-Seisdedos","given":"Rafael"},{"family":"Tabb","given":"Karen M"},{"family":"Tadakamadla","given":"Santosh Kumar"},{"family":"Taherkhani","given":"Amir"},{"family":"Tajdini","given":"Masih"},{"family":"Takahashi","given":"Ken"},{"family":"Taveira","given":"Nuno"},{"family":"Teagle","given":"Whitney L"},{"family":"Teame","given":"Hirut"},{"family":"Tehrani-Banihashemi","given":"Arash"},{"family":"Teklehaimanot","given":"Berhane Fseha"},{"family":"Terrason","given":"Sonyah"},{"family":"Tessema","given":"Zemenu Tadesse"},{"family":"Thankappan","given":"Kavumpurathu Raman"},{"family":"Thomson","given":"Azalea M"},{"family":"Tohidinik","given":"Hamid Reza"},{"family":"Tonelli","given":"Marcello"},{"family":"Topor-Madry","given":"Roman"},{"family":"Torre","given":"Anna E"},{"family":"Touvier","given":"Mathilde"},{"family":"Tovani-Palone","given":"Marcos Roberto Roberto"},{"family":"Tran","given":"Bach Xuan"},{"family":"Travillian","given":"Ravensara"},{"family":"Troeger","given":"Christopher E"},{"family":"Truelsen","given":"Thomas Clement"},{"family":"Tsai","given":"Alexander C"},{"family":"Tsatsakis","given":"Aristidis"},{"family":"Tudor Car","given":"Lorainne"},{"family":"Tyrovolas","given":"Stefanos"},{"family":"Uddin","given":"Riaz"},{"family":"Ullah","given":"Saif"},{"family":"Undurraga","given":"Eduardo A"},{"family":"Unnikrishnan","given":"Bhaskaran"},{"family":"Vacante","given":"Marco"},{"family":"Vakilian","given":"Alireza"},{"family":"Valdez","given":"Pascual R"},{"family":"Varughese","given":"Santosh"},{"family":"Vasankari","given":"Tommi Juhani"},{"family":"Vasseghian","given":"Yasser"},{"family":"Venketasubramanian","given":"Narayanaswamy"},{"family":"Violante","given":"Francesco S"},{"family":"Vlassov","given":"Vasily"},{"family":"Vollset","given":"Stein Emil"},{"family":"Vongpradith","given":"Avina"},{"family":"Vukovic","given":"Ana"},{"family":"Vukovic","given":"Rade"},{"family":"Waheed","given":"Yasir"},{"family":"Walters","given":"Madgalene K"},{"family":"Wang","given":"Jiayu"},{"family":"Wang","given":"Yafeng"},{"family":"Wang","given":"Yuan-Pang"},{"family":"Ward","given":"Joseph L"},{"family":"Watson","given":"Alexandrea"},{"family":"Wei","given":"Jingkai"},{"family":"Weintraub","given":"Robert G"},{"family":"Weiss","given":"Daniel J"},{"family":"Weiss","given":"Jordan"},{"family":"Westerman","given":"Ronny"},{"family":"Whisnant","given":"Joanna L"},{"family":"Whiteford","given":"Harvey A"},{"family":"Wiangkham","given":"Taweewat"},{"family":"Wiens","given":"Kirsten E"},{"family":"Wijeratne","given":"Tissa"},{"family":"Wilner","given":"Lauren B"},{"family":"Wilson","given":"Shadrach"},{"family":"Wojtyniak","given":"Bogdan"},{"family":"Wolfe","given":"Charles D A"},{"family":"Wool","given":"Eve E"},{"family":"Wu","given":"Ai-Min"},{"family":"Wulf Hanson","given":"Sarah"},{"family":"Wunrow","given":"Han Yong"},{"family":"Xu","given":"Gelin"},{"family":"Xu","given":"Rixing"},{"family":"Yadgir","given":"Simon"},{"family":"Yahyazadeh Jabbari","given":"Seyed Hossein"},{"family":"Yamagishi","given":"Kazumasa"},{"family":"Yaminfirooz","given":"Mousa"},{"family":"Yano","given":"Yuichiro"},{"family":"Yaya","given":"Sanni"},{"family":"Yazdi-Feyzabadi","given":"Vahid"},{"family":"Yearwood","given":"Jamal A"},{"family":"Yeheyis","given":"Tomas Y"},{"family":"Yeshitila","given":"Yordanos Gizachew"},{"family":"Yip","given":"Paul"},{"family":"Yonemoto","given":"Naohiro"},{"family":"Yoon","given":"Seok-Jun"},{"family":"Yoosefi Lebni","given":"Javad"},{"family":"Younis","given":"Mustafa Z"},{"family":"Younker","given":"Theodore Patrick"},{"family":"Yousefi","given":"Zabihollah"},{"family":"Yousefifard","given":"Mahmoud"},{"family":"Yousefinezhadi","given":"Taraneh"},{"family":"Yousuf","given":"Abdilahi Yousuf"},{"family":"Yu","given":"Chuanhua"},{"family":"Yusefzadeh","given":"Hasan"},{"family":"Zahirian Moghadam","given":"Telma"},{"family":"Zaki","given":"Leila"},{"family":"Zaman","given":"Sojib Bin"},{"family":"Zamani","given":"Mohammad"},{"family":"Zamanian","given":"Maryam"},{"family":"Zandian","given":"Hamed"},{"family":"Zangeneh","given":"Alireza"},{"family":"Zastrozhin","given":"Mikhail Sergeevich"},{"family":"Zewdie","given":"Kaleab Alemayehu"},{"family":"Zhang","given":"Yunquan"},{"family":"Zhang","given":"Zhi-Jiang"},{"family":"Zhao","given":"Jeff T"},{"family":"Zhao","given":"Yingxi"},{"family":"Zheng","given":"Peng"},{"family":"Zhou","given":"Maigeng"},{"family":"Ziapour","given":"Arash"},{"family":"Zimsen","given":"Stephanie R M"},{"family":"Naghavi","given":"Mohsen"},{"family":"Murray","given":"Christopher J L"}],"accessed":{"date-parts":[["2024",10,4]]},"issued":{"date-parts":[["2020",10]]},"citation-key":"Vos_TL_2020"}}],"schema":"https://github.com/citation-style-language/schema/raw/master/csl-citation.json"} </w:instrText>
      </w:r>
      <w:r>
        <w:fldChar w:fldCharType="separate"/>
      </w:r>
      <w:r>
        <w:t>(1)</w:t>
      </w:r>
      <w:r>
        <w:fldChar w:fldCharType="end"/>
      </w:r>
      <w:r>
        <w:t xml:space="preserve"> Understanding the factors associated with NCD occurrence and evaluating prevention and early detection is essential for developing effective public health responses.</w:t>
      </w:r>
      <w:r>
        <w:fldChar w:fldCharType="begin"/>
      </w:r>
      <w:r>
        <w:instrText xml:space="preserve"> ADDIN ZOTERO_ITEM CSL_CITATION {"citationID":"nStT01fV","properties":{"formattedCitation":"(2)","plainCitation":"(2)","noteIndex":0},"citationItems":[{"id":41536,"uris":["http://zotero.org/groups/5363837/items/AKE72LG4"],"itemData":{"id":41536,"type":"article-journal","container-title":"European Journal of Epidemiology","DOI":"10.1007/s10654-014-9978-0","ISSN":"0393-2990","issue":"12","journalAbbreviation":"Eur J Epidemiol","note":"PMID: 25504017\nPMCID: PMC4277797","page":"867-870","source":"PubMed Central","title":"The Brighton declaration: the value of non-communicable disease modelling in population health sciences","title-short":"The Brighton declaration","URL":"https://www.ncbi.nlm.nih.gov/pmc/articles/PMC4277797/","volume":"29","author":[{"family":"Webber","given":"Laura"},{"family":"Mytton","given":"Oliver T."},{"family":"Briggs","given":"Adam D. M."},{"family":"Woodcock","given":"James"},{"family":"Scarborough","given":"Peter"},{"family":"McPherson","given":"Klim"},{"family":"Capewell","given":"Simon"}],"accessed":{"date-parts":[["2024",1,20]]},"issued":{"date-parts":[["2014"]]},"citation-key":"Webber_EJE_2014"}}],"schema":"https://github.com/citation-style-language/schema/raw/master/csl-citation.json"} </w:instrText>
      </w:r>
      <w:r>
        <w:fldChar w:fldCharType="separate"/>
      </w:r>
      <w:r>
        <w:t>(2)</w:t>
      </w:r>
      <w:r>
        <w:fldChar w:fldCharType="end"/>
      </w:r>
      <w:r>
        <w:t xml:space="preserve"> NCD modelling studies are helpful tools that support these efforts by assessing the role of health behaviours, screening programs, and therapeutic interventions on disease outcomes.</w:t>
      </w:r>
      <w:r>
        <w:fldChar w:fldCharType="begin"/>
      </w:r>
      <w:r>
        <w:instrText xml:space="preserve"> ADDIN ZOTERO_ITEM CSL_CITATION {"citationID":"arvg64pthf","properties":{"formattedCitation":"(3)","plainCitation":"(3)","noteIndex":0},"citationItems":[{"id":44322,"uris":["http://zotero.org/groups/5363837/items/VYNSBM3M","http://zotero.org/groups/5363837/items/8URKVSFC"],"itemData":{"id":44322,"type":"article-journal","abstract":"BACKGROUND: The National Health Service (NHS) Health Check programme was introduced in 2009 in England to systematically assess all adults in midlife for cardiovascular disease risk factors. However, its current benefit and impact on health inequalities are unknown. It is also unclear whether feasible changes in how it is delivered could result in increased benefits. It is one of the first such programmes in the world. We sought to estimate the health benefits and effect on inequalities of the current NHS Health Check programme and the impact of making feasible changes to its implementation.\nMETHODS AND FINDINGS: We developed a microsimulation model to estimate the health benefits (incident ischaemic heart disease, stroke, dementia, and lung cancer) of the NHS Health Check programme in England. We simulated a population of adults in England aged 40-45 years and followed until age 100 years, using data from the Health Survey of England (2009-2012) and the English Longitudinal Study of Aging (1998-2012), to simulate changes in risk factors for simulated individuals over time. We used recent programme data to describe uptake of NHS Health Checks and of 4 associated interventions (statin medication, antihypertensive medication, smoking cessation, and weight management). Estimates of treatment efficacy and adherence were based on trial data. We estimated the benefits of the current NHS Health Check programme compared to a healthcare system without systematic health checks. This counterfactual scenario models the detection and treatment of risk factors that occur within 'routine' primary care. We also explored the impact of making feasible changes to implementation of the programme concerning eligibility, uptake of NHS Health Checks, and uptake of treatments offered through the programme. We estimate that the NHS Health Check programme prevents 390 (95% credible interval 290 to 500) premature deaths before 80 years of age and results in an additional 1,370 (95% credible interval 1,100 to 1,690) people being free of disease (ischaemic heart disease, stroke, dementia, and lung cancer) at age 80 years per million people aged 40-45 years at baseline. Over the life of the cohort (i.e., followed from 40-45 years to 100 years), the changes result in an additional 10,000 (95% credible interval 8,200 to 13,000) quality-adjusted life years (QALYs) and an additional 9,000 (6,900 to 11,300) years of life. This equates to approximately 300 fewer premature deaths and 1,000 more people living free of these diseases each year in England. We estimate that the current programme is increasing QALYs by 3.8 days (95% credible interval 3.0-4.7) per head of population and increasing survival by 3.3 days (2.5-4.1) per head of population over the 60 years of follow-up. The current programme has a greater absolute impact on health for those living in the most deprived areas compared to those living in the least deprived areas (4.4 [2.7-6.5] days of additional quality-adjusted life per head of population versus 2.8 [1.7-4.0] days; 5.1 [3.4-7.1] additional days lived per head of population versus 3.3 [2.1-4.5] days). Making feasible changes to the delivery of the existing programme could result in a sizable increase in the benefit. For example, a strategy that combines extending eligibility to those with preexisting hypertension, extending the upper age of eligibility to 79 years, increasing uptake of health checks by 30%, and increasing treatment rates 2.5-fold amongst eligible patients (i.e., 'maximum potential' scenario) results in at least a 3-fold increase in benefits compared to the current programme (1,360 premature deaths versus 390; 5,100 people free of 1 of the 4 diseases versus 1,370; 37,000 additional QALYs versus 10,000; 33,000 additional years of life versus 9,000). Ensuring those who are assessed and eligible for statins receive statins is a particularly important strategy to increase benefits. Estimates of overall benefit are based on current incidence and management, and future declines in disease incidence or improvements in treatment could alter the actual benefits observed in the long run. We have focused on the cardiovascular element of the NHS Health Check programme. Some important noncardiovascular health outcomes (e.g., chronic obstructive pulmonary disease [COPD] prevention from smoking cessation and cancer prevention from weight loss) and other parts of the programme (e.g., brief interventions to reduce harmful alcohol consumption) have not been modelled.\nCONCLUSIONS: Our model indicates that the current NHS Health Check programme is contributing to improvements in health and reducing health inequalities. Feasible changes in the organisation of the programme could result in more than a 3-fold increase in health benefits.","container-title":"PLoS medicine","DOI":"10.1371/journal.pmed.1002517","ISSN":"1549-1676","issue":"3","journalAbbreviation":"PLoS Med","language":"eng","note":"PMID: 29509767\nPMCID: PMC5839536","page":"e1002517","source":"PubMed","title":"The current and potential health benefits of the National Health Service Health Check cardiovascular disease prevention programme in England: A microsimulation study","title-short":"The current and potential health benefits of the National Health Service Health Check cardiovascular disease prevention programme in England","volume":"15","author":[{"family":"Mytton","given":"Oliver T."},{"family":"Jackson","given":"Christopher"},{"family":"Steinacher","given":"Arno"},{"family":"Goodman","given":"Anna"},{"family":"Langenberg","given":"Claudia"},{"family":"Griffin","given":"Simon"},{"family":"Wareham","given":"Nick"},{"family":"Woodcock","given":"James"}],"issued":{"date-parts":[["2018",3]]},"citation-key":"Mytton_PM_2018"}}],"schema":"https://github.com/citation-style-language/schema/raw/master/csl-citation.json"} </w:instrText>
      </w:r>
      <w:r>
        <w:fldChar w:fldCharType="separate"/>
      </w:r>
      <w:r>
        <w:t>(3)</w:t>
      </w:r>
      <w:r>
        <w:fldChar w:fldCharType="end"/>
      </w:r>
      <w:r>
        <w:t xml:space="preserve"> NCD modelling studies support decision-making across various stages of life, from early strategies to promote healthy living in childhood and adolescence to national initiatives for managing chronic conditions like dementia in older adults. Given their important role, these modelling studies must be reported consistently and transparently to maximize their use. For instance, inconsistent reporting of model assumptions and parameters has made it challenging to replicate study results, thereby limiting their applicability in policy formulation.{ref}</w:t>
      </w:r>
    </w:p>
    <w:p w14:paraId="3684FC7C" w14:textId="7E364F08" w:rsidR="00A21722" w:rsidRDefault="001E6592">
      <w:pPr>
        <w:pStyle w:val="BodyText"/>
      </w:pPr>
      <w:r>
        <w:t>Despite the recognized value of NCD population health modelling, concerns have been raised about their complexity and inconsistent reporting practices. Inadequate or inconsistent reporting can hinder reproducibility, limit cross-study comparisons, and complicate the translation of findings into policy and practice. An international, multidisciplinary survey leading to this review found that 98% of respondents cited the need for specific modelling reporting guidelines to enhance clarity and transparency.</w:t>
      </w:r>
      <w:r>
        <w:fldChar w:fldCharType="begin"/>
      </w:r>
      <w:r w:rsidR="00C23F3D">
        <w:instrText xml:space="preserve"> ADDIN ZOTERO_ITEM CSL_CITATION {"citationID":"Zoipj7Kk","properties":{"formattedCitation":"(4)","plainCitation":"(4)","noteIndex":0},"citationItems":[{"id":44117,"uris":["http://zotero.org/groups/5363837/items/QH6B7SGC"],"itemData":{"id":44117,"type":"report","title":"Report on consultation of scope of proposed reporting guidelines for public health NCD modelling studies","title-short":"Report on Consultation on Scope short","URL":"https://osf.io/s4gak/","author":[{"family":"Mytton","given":"Oliver"},{"family":"Briggs","given":"Adam"}],"accessed":{"date-parts":[["2024",2,28]]},"issued":{"date-parts":[["2019",2,2]]},"citation-key":"Mytton_ReportConsultationScope_2019"}}],"schema":"https://github.com/citation-style-language/schema/raw/master/csl-citation.json"} </w:instrText>
      </w:r>
      <w:r>
        <w:fldChar w:fldCharType="separate"/>
      </w:r>
      <w:r w:rsidR="00C23F3D">
        <w:t>(4)</w:t>
      </w:r>
      <w:r>
        <w:fldChar w:fldCharType="end"/>
      </w:r>
    </w:p>
    <w:p w14:paraId="26D6FC29" w14:textId="77777777" w:rsidR="00A21722" w:rsidRDefault="001E6592">
      <w:pPr>
        <w:pStyle w:val="Heading2"/>
      </w:pPr>
      <w:bookmarkStart w:id="7" w:name="rationale"/>
      <w:r>
        <w:t>1.1 Rationale</w:t>
      </w:r>
    </w:p>
    <w:p w14:paraId="209485F1" w14:textId="6643E9FE" w:rsidR="00A21722" w:rsidRDefault="001E6592">
      <w:pPr>
        <w:pStyle w:val="FirstParagraph"/>
      </w:pPr>
      <w:r>
        <w:t>This scoping review aims to support the development of a new reporting guideline: the Population Health Modelling Consensus Reporting Network for Non-Communicable Diseases (POPCORN).[@popcorn_web_2025] Following the EQUATOR Network’s recommended approach,</w:t>
      </w:r>
      <w:r>
        <w:fldChar w:fldCharType="begin"/>
      </w:r>
      <w:r w:rsidR="00C23F3D">
        <w:instrText xml:space="preserve"> ADDIN ZOTERO_ITEM CSL_CITATION {"citationID":"DjCcLBYX","properties":{"formattedCitation":"(5)","plainCitation":"(5)","noteIndex":0},"citationItems":[{"id":41555,"uris":["http://zotero.org/groups/5363837/items/YJYKQNDT"],"itemData":{"id":41555,"type":"article-journal","abstract":"David Moher and colleagues from the EQUATOR network offer guidance and recommended steps for developing health research reporting guidelines.","container-title":"PLoS medicine","DOI":"10.1371/journal.pmed.1000217","ISSN":"1549-1676","issue":"2","journalAbbreviation":"PLoS Med","language":"eng","note":"PMID: 20169112\nPMCID: PMC2821895","page":"e1000217","source":"PubMed","title":"Guidance for developers of health research reporting guidelines","volume":"7","author":[{"family":"Moher","given":"David"},{"family":"Schulz","given":"Kenneth F."},{"family":"Simera","given":"Iveta"},{"family":"Altman","given":"Douglas G."}],"issued":{"date-parts":[["2010",2,16]]},"citation-key":"moher2010"}}],"schema":"https://github.com/citation-style-language/schema/raw/master/csl-citation.json"} </w:instrText>
      </w:r>
      <w:r>
        <w:fldChar w:fldCharType="separate"/>
      </w:r>
      <w:r w:rsidR="00C23F3D">
        <w:t>(5)</w:t>
      </w:r>
      <w:r>
        <w:fldChar w:fldCharType="end"/>
      </w:r>
      <w:r>
        <w:t xml:space="preserve"> we will conduct a scoping review of current reporting practices in population health NCD modelling studies. The review will help identify potential checklist items and reveal gaps and shortcomings in existing reporting standards, providing a foundation for the new guideline. Developing a comprehensive reporting guideline is essential to improve NCD modelling studies’ quality, transparency, and usability, ultimately enhancing their impact on public health decision-making. This study builds on insights from a previous rapid review conducted in 2012 that highlighted the need for improved reporting.</w:t>
      </w:r>
      <w:r>
        <w:fldChar w:fldCharType="begin"/>
      </w:r>
      <w:r w:rsidR="00C23F3D">
        <w:instrText xml:space="preserve"> ADDIN ZOTERO_ITEM CSL_CITATION {"citationID":"cLFadUAx","properties":{"formattedCitation":"(6)","plainCitation":"(6)","noteIndex":0},"citationItems":[{"id":68090,"uris":["http://zotero.org/groups/5363837/items/8HZDRLW8","http://zotero.org/groups/5363837/items/D8WIBILT"],"itemData":{"id":68090,"type":"article-journal","abstract":"Unlabelled: abstract:\nBACKGROUND: Modelling studies are used widely to help inform decisions about health care and policy and their use is increasing. However, in order for modelling to gain strength as a tool for health policy, it is critical that key model factors are transparent so that users of models can have a clear understanding of the model and its limitations.Reporting guidelines are evidence-based tools that specify minimum criteria for authors to report their research such that readers can both critically appraise and interpret study findings. This study was conducted to determine whether there is an unmet need for population modelling reporting guidelines.\nMETHODS: We conducted a review of the literature to identify: 1) guidance for reporting population modelling studies; and, 2) evidence on the quality of reporting of population modelling studies. Guidance for reporting was analysed using a thematic approach and the data was summarised as frequencies. Evidence on the quality of reporting was reviewed and summarized descriptively.\nRESULTS: There were no guidelines that specifically addressed the reporting of population modelling studies. We identified a number of reporting guidelines for economic evaluation studies, some of which had sections that were relevant population modelling studies. Amongst seven relevant records, we identified 69 quality criteria that have distinct reporting characteristics. We identified two papers that addressed reporting practices of modelling studies. Overall, with the exception of describing the data used for calibration, there was little consistency in reporting.\nCONCLUSIONS: While numerous guidelines exist for developing and evaluating health technology assessment and economic evaluation models, which by extension could be applicable to population modelling studies, there is variation in their comprehensiveness and in the consistency of reporting these methods. Population modelling studies may be an area which would benefit from the development of a reporting guideline.","container-title":"BMC Medical Research Methodology","DOI":"10.1186/1471-2288-12-168","ISSN":"1471-2288","issue":"1","journalAbbreviation":"BMC Med Res Methodol","language":"English","license":"http://creativecommons.org/licenses/by/2.0","note":"PMCID: PMC3533955\nPMID: 23134698","page":"168","source":"DOI.org (Crossref)","title":"Reporting guidelines for modelling studies","URL":"https://bmcmedresmethodol.biomedcentral.com/articles/10.1186/1471-2288-12-168","volume":"12","author":[{"family":"Bennett","given":"Carol"},{"family":"Manuel","given":"Douglas G"}],"accessed":{"date-parts":[["2025",2,19]]},"issued":{"date-parts":[["2012",12]]},"citation-key":"Bennett_BMRM_2012b"}}],"schema":"https://github.com/citation-style-language/schema/raw/master/csl-citation.json"} </w:instrText>
      </w:r>
      <w:r>
        <w:fldChar w:fldCharType="separate"/>
      </w:r>
      <w:r w:rsidR="00C23F3D">
        <w:t>(6)</w:t>
      </w:r>
      <w:r>
        <w:fldChar w:fldCharType="end"/>
      </w:r>
      <w:r>
        <w:t xml:space="preserve"> The original study </w:t>
      </w:r>
      <w:r>
        <w:lastRenderedPageBreak/>
        <w:t>generated a list of 69 potential checklist items from seven sources, but it did not develop a robust systematic search, and it missed relevant studies.</w:t>
      </w:r>
    </w:p>
    <w:p w14:paraId="7CE3283E" w14:textId="77777777" w:rsidR="00A21722" w:rsidRDefault="001E6592">
      <w:pPr>
        <w:pStyle w:val="Heading2"/>
      </w:pPr>
      <w:bookmarkStart w:id="8" w:name="objective"/>
      <w:bookmarkEnd w:id="7"/>
      <w:r>
        <w:t>1.2 Objective</w:t>
      </w:r>
    </w:p>
    <w:p w14:paraId="318BCD7B" w14:textId="77777777" w:rsidR="00A21722" w:rsidRDefault="001E6592">
      <w:pPr>
        <w:pStyle w:val="FirstParagraph"/>
      </w:pPr>
      <w:r>
        <w:t>The objective of this scoping review is to describe current reporting practices of population health NCD modelling studies to inform the development of the POPCORN reporting guideline.</w:t>
      </w:r>
    </w:p>
    <w:p w14:paraId="5B56C45E" w14:textId="77777777" w:rsidR="00A21722" w:rsidRDefault="001E6592">
      <w:pPr>
        <w:pStyle w:val="Heading3"/>
      </w:pPr>
      <w:bookmarkStart w:id="9" w:name="research-questions"/>
      <w:r>
        <w:t>1.2.1 Research questions</w:t>
      </w:r>
    </w:p>
    <w:p w14:paraId="2AB83E70" w14:textId="77777777" w:rsidR="00A21722" w:rsidRDefault="001E6592">
      <w:pPr>
        <w:pStyle w:val="FirstParagraph"/>
      </w:pPr>
      <w:r>
        <w:t>This review addresses the following research questions:</w:t>
      </w:r>
    </w:p>
    <w:p w14:paraId="794024ED" w14:textId="77777777" w:rsidR="00A21722" w:rsidRDefault="001E6592">
      <w:pPr>
        <w:pStyle w:val="BodyText"/>
      </w:pPr>
      <w:r>
        <w:rPr>
          <w:b/>
          <w:bCs/>
        </w:rPr>
        <w:t>RQ1</w:t>
      </w:r>
      <w:r>
        <w:t>: What reporting practices are commonly used in published NCD modelling studies?</w:t>
      </w:r>
    </w:p>
    <w:p w14:paraId="2CD59AED" w14:textId="77777777" w:rsidR="00A21722" w:rsidRDefault="001E6592">
      <w:pPr>
        <w:pStyle w:val="BodyText"/>
      </w:pPr>
      <w:r>
        <w:rPr>
          <w:b/>
          <w:bCs/>
        </w:rPr>
        <w:t>RQ2</w:t>
      </w:r>
      <w:r>
        <w:t>: To what extent do published studies adhere to items from existing reporting guidelines and frameworks?</w:t>
      </w:r>
    </w:p>
    <w:p w14:paraId="19A52F1F" w14:textId="77777777" w:rsidR="00A21722" w:rsidRDefault="001E6592">
      <w:pPr>
        <w:pStyle w:val="BodyText"/>
      </w:pPr>
      <w:r>
        <w:rPr>
          <w:b/>
          <w:bCs/>
        </w:rPr>
        <w:t>RQ3</w:t>
      </w:r>
      <w:r>
        <w:t>: What gaps exist between current reporting practices and established reporting standards?</w:t>
      </w:r>
    </w:p>
    <w:p w14:paraId="710D7480" w14:textId="77777777" w:rsidR="00A21722" w:rsidRDefault="001E6592">
      <w:pPr>
        <w:pStyle w:val="BodyText"/>
      </w:pPr>
      <w:r>
        <w:t>In addition to supporting the development of the POPCORN guideline, we will build infrastructure for a living systematic review. This includes designing a robust search strategy to identify relevant modelling studies, creating a well-maintained reference database of screened studies, and compiling the extracted data. This infrastructure will facilitate ongoing updates and improvements to the reporting guidelines, ensuring they remain aligned with advancements and emerging needs in the field.</w:t>
      </w:r>
    </w:p>
    <w:p w14:paraId="2C3B5434" w14:textId="77777777" w:rsidR="00A21722" w:rsidRDefault="001E6592">
      <w:pPr>
        <w:pStyle w:val="Heading1"/>
      </w:pPr>
      <w:bookmarkStart w:id="10" w:name="methods"/>
      <w:bookmarkEnd w:id="6"/>
      <w:bookmarkEnd w:id="8"/>
      <w:bookmarkEnd w:id="9"/>
      <w:r>
        <w:t>2. Methods</w:t>
      </w:r>
    </w:p>
    <w:p w14:paraId="7B1A128C" w14:textId="77777777" w:rsidR="00A21722" w:rsidRDefault="001E6592">
      <w:pPr>
        <w:pStyle w:val="Heading2"/>
      </w:pPr>
      <w:bookmarkStart w:id="11" w:name="approach"/>
      <w:r>
        <w:t>2.1 Approach </w:t>
      </w:r>
    </w:p>
    <w:p w14:paraId="324685E3" w14:textId="513D13D1" w:rsidR="00A21722" w:rsidRDefault="001E6592">
      <w:pPr>
        <w:pStyle w:val="FirstParagraph"/>
      </w:pPr>
      <w:r>
        <w:t xml:space="preserve">The scoping review will follow the methodological framework of Arksey and O’Malley, </w:t>
      </w:r>
      <w:r>
        <w:t>supplemented by guidance from the JBI (formerly Joanna Briggs Institute) Manual for Evidence Synthesis.</w:t>
      </w:r>
      <w:r>
        <w:fldChar w:fldCharType="begin"/>
      </w:r>
      <w:r w:rsidR="00C23F3D">
        <w:instrText xml:space="preserve"> ADDIN ZOTERO_ITEM CSL_CITATION {"citationID":"zbsVpC3i","properties":{"formattedCitation":"(7,8)","plainCitation":"(7,8)","noteIndex":0},"citationItems":[{"id":52570,"uris":["http://zotero.org/groups/5363837/items/WZ9AIH2D"],"itemData":{"id":52570,"type":"article-journal","container-title":"International Journal of Social Research Methodology","DOI":"10.1080/1364557032000119616","ISSN":"1364-5579, 1464-5300","issue":"1","journalAbbreviation":"International Journal of Social Research Methodology","language":"en","page":"19-32","source":"DOI.org (Crossref)","title":"Scoping studies: towards a methodological framework","title-short":"Scoping studies","URL":"http://www.tandfonline.com/doi/abs/10.1080/1364557032000119616","volume":"8","author":[{"family":"Arksey","given":"Hilary"},{"family":"O'Malley","given":"Lisa"}],"accessed":{"date-parts":[["2024",10,4]]},"issued":{"date-parts":[["2005",2]]},"citation-key":"arksey2005c"}},{"id":52566,"uris":["http://zotero.org/groups/5363837/items/6K7NRU3K"],"itemData":{"id":52566,"type":"article-journal","abstract":"Objective: The purpose of this article is to clearly describe how to develop a robust and detailed scoping review protocol, which is the first stage of the scoping review process. This paper provides detailed guidance and a checklist for prospective authors to ensure that their protocols adequately inform both the conduct of the ensuing review and their readership.\nIntroduction: Scoping reviews are a common approach to evidence synthesis for researchers, clinicians, and policymakers across a variety of fields. Scoping reviews are not concerned with making analytical comparisons based on pooling results data from multiple primary sources of evidence, but rather on collating and describing the evidence and presenting the summation in a clearly illustrated format. Methods for undertaking and reporting scoping reviews continue to be refined. Some prospective reviewers may be uncertain how to plan, structure, and report scoping review protocols, as there is little or no specific guidance for scoping review protocols yet available.\nMethods: This guidance was developed by members of the JBI Scoping Review Methodology Group based on previous experience and expertise in developing scoping review and evidence synthesis methodologies, protocols, and reviews, as well as through experiences working with and guiding authors to develop scoping review protocols. Elements of a comprehensive scoping review protocol are outlined and explained in detail.\nConclusion: Knowledge users of evidence syntheses rely on clear and transparent reporting to understand and use the results of published work to drive evidence-based improvements within health care and beyond. It is hoped that readers will be able to use this guidance when developing protocols to assist them in planning future scoping reviews and to carry them out with a high degree of transparency.","container-title":"JBI Evidence Synthesis","DOI":"10.11124/JBIES-21-00242","ISSN":"2689-8381","issue":"4","language":"en","note":"PMID: 35102103","page":"953-968","source":"DOI.org (Crossref)","title":"Best practice guidance and reporting items for the development of scoping review protocols","URL":"https://journals.lww.com/10.11124/JBIES-21-00242","volume":"20","author":[{"family":"Peters","given":"Micah D.J."},{"family":"Godfrey","given":"Christina"},{"family":"McInerney","given":"Patricia"},{"family":"Khalil","given":"Hanan"},{"family":"Larsen","given":"Palle"},{"family":"Marnie","given":"Casey"},{"family":"Pollock","given":"Danielle"},{"family":"Tricco","given":"Andrea C."},{"family":"Munn","given":"Zachary"}],"accessed":{"date-parts":[["2023",2,22]]},"issued":{"date-parts":[["2022",4]]},"citation-key":"Peters_JES_2022a"}}],"schema":"https://github.com/citation-style-language/schema/raw/master/csl-citation.json"} </w:instrText>
      </w:r>
      <w:r>
        <w:fldChar w:fldCharType="separate"/>
      </w:r>
      <w:r w:rsidR="00C23F3D">
        <w:t>(7,8)</w:t>
      </w:r>
      <w:r>
        <w:fldChar w:fldCharType="end"/>
      </w:r>
      <w:r>
        <w:t xml:space="preserve"> The framework involves six stages:</w:t>
      </w:r>
      <w:r>
        <w:fldChar w:fldCharType="begin"/>
      </w:r>
      <w:r w:rsidR="00C23F3D">
        <w:instrText xml:space="preserve"> ADDIN ZOTERO_ITEM CSL_CITATION {"citationID":"7ewYZqRM","properties":{"formattedCitation":"(1)","plainCitation":"(1)","noteIndex":0},"citationItems":[{"id":52590,"uris":["http://zotero.org/groups/5363837/items/SSA9LNPN"],"itemData":{"id":52590,"type":"article-journal","container-title":"The Lancet","DOI":"10.1016/S0140-6736(20)30925-9","ISSN":"01406736","issue":"10258","journalAbbreviation":"The Lancet","language":"en","note":"PMID: 33069326\nPMCID: PMC7567026","page":"1204-1222","source":"DOI.org (Crossref)","title":"Global burden of 369 diseases and injuries in 204 countries and territories, 1990–2019: a systematic analysis for the Global Burden of Disease Study 2019","title-short":"Global burden of 369 diseases and injuries in 204 countries and territories, 1990–2019","URL":"https://linkinghub.elsevier.com/retrieve/pii/S0140673620309259","volume":"396","author":[{"family":"Vos","given":"Theo"},{"family":"Lim","given":"Stephen S"},{"family":"Abbafati","given":"Cristiana"},{"family":"Abbas","given":"Kaja M"},{"family":"Abbasi","given":"Mohammad"},{"family":"Abbasifard","given":"Mitra"},{"family":"Abbasi-Kangevari","given":"Mohsen"},{"family":"Abbastabar","given":"Hedayat"},{"family":"Abd-Allah","given":"Foad"},{"family":"Abdelalim","given":"Ahmed"},{"family":"Abdollahi","given":"Mohammad"},{"family":"Abdollahpour","given":"Ibrahim"},{"family":"Abolhassani","given":"Hassan"},{"family":"Aboyans","given":"Victor"},{"family":"Abrams","given":"Elissa M"},{"family":"Abreu","given":"Lucas Guimarães"},{"family":"Abrigo","given":"Michael R M"},{"family":"Abu-Raddad","given":"Laith Jamal"},{"family":"Abushouk","given":"Abdelrahman I"},{"family":"Acebedo","given":"Alyssa"},{"family":"Ackerman","given":"Ilana N"},{"family":"Adabi","given":"Maryam"},{"family":"Adamu","given":"Abdu A"},{"family":"Adebayo","given":"Oladimeji M"},{"family":"Adekanmbi","given":"Victor"},{"family":"Adelson","given":"Jaimie D"},{"family":"Adetokunboh","given":"Olatunji O"},{"family":"Adham","given":"Davoud"},{"family":"Afshari","given":"Mahdi"},{"family":"Afshin","given":"Ashkan"},{"family":"Agardh","given":"Emilie E"},{"family":"Agarwal","given":"Gina"},{"family":"Agesa","given":"Kareha M"},{"family":"Aghaali","given":"Mohammad"},{"family":"Aghamir","given":"Seyed Mohammad Kazem"},{"family":"Agrawal","given":"Anurag"},{"family":"Ahmad","given":"Tauseef"},{"family":"Ahmadi","given":"Alireza"},{"family":"Ahmadi","given":"Mehdi"},{"family":"Ahmadieh","given":"Hamid"},{"family":"Ahmadpour","given":"Ehsan"},{"family":"Akalu","given":"Temesgen Yihunie"},{"family":"Akinyemi","given":"Rufus Olusola"},{"family":"Akinyemiju","given":"Tomi"},{"family":"Akombi","given":"Blessing"},{"family":"Al-Aly","given":"Ziyad"},{"family":"Alam","given":"Khurshid"},{"family":"Alam","given":"Noore"},{"family":"Alam","given":"Samiah"},{"family":"Alam","given":"Tahiya"},{"family":"Alanzi","given":"Turki M"},{"family":"Albertson","given":"Samuel B"},{"family":"Alcalde-Rabanal","given":"Jacqueline Elizabeth"},{"family":"Alema","given":"Niguse Meles"},{"family":"Ali","given":"Muhammad"},{"family":"Ali","given":"Saqib"},{"family":"Alicandro","given":"Gianfranco"},{"family":"Alijanzadeh","given":"Mehran"},{"family":"Alinia","given":"Cyrus"},{"family":"Alipour","given":"Vahid"},{"family":"Aljunid","given":"Syed Mohamed"},{"family":"Alla","given":"François"},{"family":"Allebeck","given":"Peter"},{"family":"Almasi-Hashiani","given":"Amir"},{"family":"Alonso","given":"Jordi"},{"family":"Al-Raddadi","given":"Rajaa M"},{"family":"Altirkawi","given":"Khalid A"},{"family":"Alvis-Guzman","given":"Nelson"},{"family":"Alvis-Zakzuk","given":"Nelson J"},{"family":"Amini","given":"Saeed"},{"family":"Amini-Rarani","given":"Mostafa"},{"family":"Aminorroaya","given":"Arya"},{"family":"Amiri","given":"Fatemeh"},{"family":"Amit","given":"Arianna Maever L"},{"family":"Amugsi","given":"Dickson A"},{"family":"Amul","given":"Gianna Gayle Herrera"},{"family":"Anderlini","given":"Deanna"},{"family":"Andrei","given":"Catalina Liliana"},{"family":"Andrei","given":"Tudorel"},{"family":"Anjomshoa","given":"Mina"},{"family":"Ansari","given":"Fereshteh"},{"family":"Ansari","given":"Iman"},{"family":"Ansari-Moghaddam","given":"Alireza"},{"family":"Antonio","given":"Carl Abelardo T"},{"family":"Antony","given":"Catherine M"},{"family":"Antriyandarti","given":"Ernoiz"},{"family":"Anvari","given":"Davood"},{"family":"Anwer","given":"Razique"},{"family":"Arabloo","given":"Jalal"},{"family":"Arab-Zozani","given":"Morteza"},{"family":"Aravkin","given":"Aleksandr Y"},{"family":"Ariani","given":"Filippo"},{"family":"Ärnlöv","given":"Johan"},{"family":"Aryal","given":"Krishna K"},{"family":"Arzani","given":"Afsaneh"},{"family":"Asadi-Aliabadi","given":"Mehran"},{"family":"Asadi-Pooya","given":"Ali A"},{"family":"Asghari","given":"Babak"},{"family":"Ashbaugh","given":"Charlie"},{"family":"Atnafu","given":"Desta Debalkie"},{"family":"Atre","given":"Sachin R"},{"family":"Ausloos","given":"Floriane"},{"family":"Ausloos","given":"Marcel"},{"family":"Ayala Quintanilla","given":"Beatriz Paulina"},{"family":"Ayano","given":"Getinet"},{"family":"Ayanore","given":"Martin Amogre"},{"family":"Aynalem","given":"Yared Asmare"},{"family":"Azari","given":"Samad"},{"family":"Azarian","given":"Ghasem"},{"family":"Azene","given":"Zelalem Nigussie"},{"family":"Babaee","given":"Ebrahim"},{"family":"Badawi","given":"Alaa"},{"family":"Bagherzadeh","given":"Mojtaba"},{"family":"Bakhshaei","given":"Mohammad Hossein"},{"family":"Bakhtiari","given":"Ahad"},{"family":"Balakrishnan","given":"Senthilkumar"},{"family":"Balalla","given":"Shivanthi"},{"family":"Balassyano","given":"Shelly"},{"family":"Banach","given":"Maciej"},{"family":"Banik","given":"Palash Chandra"},{"family":"Bannick","given":"Marlena S"},{"family":"Bante","given":"Agegnehu Bante"},{"family":"Baraki","given":"Adhanom Gebreegziabher"},{"family":"Barboza","given":"Miguel A"},{"family":"Barker-Collo","given":"Suzanne Lyn"},{"family":"Barthelemy","given":"Celine M"},{"family":"Barua","given":"Lingkan"},{"family":"Barzegar","given":"Akbar"},{"family":"Basu","given":"Sanjay"},{"family":"Baune","given":"Bernhard T"},{"family":"Bayati","given":"Mohsen"},{"family":"Bazmandegan","given":"Gholamreza"},{"family":"Bedi","given":"Neeraj"},{"family":"Beghi","given":"Ettore"},{"family":"Béjot","given":"Yannick"},{"family":"Bello","given":"Aminu K"},{"family":"Bender","given":"Rose G"},{"family":"Bennett","given":"Derrick A"},{"family":"Bennitt","given":"Fiona B"},{"family":"Bensenor","given":"Isabela M"},{"family":"Benziger","given":"Catherine P"},{"family":"Berhe","given":"Kidanemaryam"},{"family":"Bernabe","given":"Eduardo"},{"family":"Bertolacci","given":"Gregory J"},{"family":"Bhageerathy","given":"Reshmi"},{"family":"Bhala","given":"Neeraj"},{"family":"Bhandari","given":"Dinesh"},{"family":"Bhardwaj","given":"Pankaj"},{"family":"Bhattacharyya","given":"Krittika"},{"family":"Bhutta","given":"Zulfiqar A"},{"family":"Bibi","given":"Sadia"},{"family":"Biehl","given":"Molly H"},{"family":"Bikbov","given":"Boris"},{"family":"Bin Sayeed","given":"Muhammad Shahdaat"},{"family":"Biondi","given":"Antonio"},{"family":"Birihane","given":"Binyam Minuye"},{"family":"Bisanzio","given":"Donal"},{"family":"Bisignano","given":"Catherine"},{"family":"Biswas","given":"Raaj Kishore"},{"family":"Bohlouli","given":"Somayeh"},{"family":"Bohluli","given":"Mehdi"},{"family":"Bolla","given":"Srinivasa Rao Rao"},{"family":"Boloor","given":"Archith"},{"family":"Boon-Dooley","given":"Alexandra S"},{"family":"Borges","given":"Guilherme"},{"family":"Borzì","given":"Antonio Maria"},{"family":"Bourne","given":"Rupert"},{"family":"Brady","given":"Oliver J"},{"family":"Brauer","given":"Michael"},{"family":"Brayne","given":"Carol"},{"family":"Breitborde","given":"Nicholas J K"},{"family":"Brenner","given":"Hermann"},{"family":"Briant","given":"Paul Svitil"},{"family":"Briggs","given":"Andrew M"},{"family":"Briko","given":"Nikolay Ivanovich"},{"family":"Britton","given":"Gabrielle B"},{"family":"Bryazka","given":"Dana"},{"family":"Buchbinder","given":"Rachelle"},{"family":"Bumgarner","given":"Blair R"},{"family":"Busse","given":"Reinhard"},{"family":"Butt","given":"Zahid A"},{"family":"Caetano Dos Santos","given":"Florentino Luciano"},{"family":"Cámera","given":"Luis La Alberto"},{"family":"Campos-Nonato","given":"Ismael R"},{"family":"Car","given":"Josip"},{"family":"Cárdenas","given":"Rosario"},{"family":"Carreras","given":"Giulia"},{"family":"Carrero","given":"Juan J"},{"family":"Carvalho","given":"Felix"},{"family":"Castaldelli-Maia","given":"Joao Mauricio"},{"family":"Castañeda-Orjuela","given":"Carlos A"},{"family":"Castelpietra","given":"Giulio"},{"family":"Castle","given":"Chris D"},{"family":"Castro","given":"Franz"},{"family":"Catalá-López","given":"Ferrán"},{"family":"Causey","given":"Kate"},{"family":"Cederroth","given":"Christopher R"},{"family":"Cercy","given":"Kelly M"},{"family":"Cerin","given":"Ester"},{"family":"Chandan","given":"Joht Singh"},{"family":"Chang","given":"Alex R"},{"family":"Charlson","given":"Fiona J"},{"family":"Chattu","given":"Vijay Kumar"},{"family":"Chaturvedi","given":"Sarika"},{"family":"Chimed-Ochir","given":"Odgerel"},{"family":"Chin","given":"Ken Lee"},{"family":"Cho","given":"Daniel Youngwhan"},{"family":"Christensen","given":"Hanne"},{"family":"Chu","given":"Dinh-Toi"},{"family":"Chung","given":"Michael T"},{"family":"Cicuttini","given":"Flavia M"},{"family":"Ciobanu","given":"Liliana G"},{"family":"Cirillo","given":"Massimo"},{"family":"Collins","given":"Emma L"},{"family":"Compton","given":"Kelly"},{"family":"Conti","given":"Sara"},{"family":"Cortesi","given":"Paolo Angelo"},{"family":"Costa","given":"Vera Marisa"},{"family":"Cousin","given":"Ewerton"},{"family":"Cowden","given":"Richard G"},{"family":"Cowie","given":"Benjamin C"},{"family":"Cromwell","given":"Elizabeth A"},{"family":"Cross","given":"Di H"},{"family":"Crowe","given":"Christopher Stephen"},{"family":"Cruz","given":"Jessica A"},{"family":"Cunningham","given":"Matthew"},{"family":"Dahlawi","given":"Saad M A"},{"family":"Damiani","given":"Giovanni"},{"family":"Dandona","given":"Lalit"},{"family":"Dandona","given":"Rakhi"},{"family":"Darwesh","given":"Aso Mohammad"},{"family":"Daryani","given":"Ahmad"},{"family":"Das","given":"Jai K"},{"family":"Das Gupta","given":"Rajat"},{"family":"Das Neves","given":"José"},{"family":"Dávila-Cervantes","given":"Claudio Alberto"},{"family":"Davletov","given":"Kairat"},{"family":"De Leo","given":"Diego"},{"family":"Dean","given":"Frances E"},{"family":"DeCleene","given":"Nicole K"},{"family":"Deen","given":"Amanda"},{"family":"Degenhardt","given":"Louisa"},{"family":"Dellavalle","given":"Robert Paul"},{"family":"Demeke","given":"Feleke Mekonnen"},{"family":"Demsie","given":"Desalegn Getnet"},{"family":"Denova-Gutiérrez","given":"Edgar"},{"family":"Dereje","given":"Nebiyu Dereje"},{"family":"Dervenis","given":"Nikolaos"},{"family":"Desai","given":"Rupak"},{"family":"Desalew","given":"Assefa"},{"family":"Dessie","given":"Getenet Ayalew"},{"family":"Dharmaratne","given":"Samath Dhamminda"},{"family":"Dhungana","given":"Govinda Prasad"},{"family":"Dianatinasab","given":"Mostafa"},{"family":"Diaz","given":"Daniel"},{"family":"Dibaji Forooshani","given":"Zahra Sadat"},{"family":"Dingels","given":"Zachary V"},{"family":"Dirac","given":"M Ashworth"},{"family":"Djalalinia","given":"Shirin"},{"family":"Do","given":"Hoa Thi"},{"family":"Dokova","given":"Klara"},{"family":"Dorostkar","given":"Fariba"},{"family":"Doshi","given":"Chirag P"},{"family":"Doshmangir","given":"Leila"},{"family":"Douiri","given":"Abdel"},{"family":"Doxey","given":"Matthew C"},{"family":"Driscoll","given":"Tim Robert"},{"family":"Dunachie","given":"Susanna J"},{"family":"Duncan","given":"Bruce B"},{"family":"Duraes","given":"Andre Rodrigues"},{"family":"Eagan","given":"Arielle Wilder"},{"family":"Ebrahimi Kalan","given":"Mohammad"},{"family":"Edvardsson","given":"David"},{"family":"Ehrlich","given":"Joshua R"},{"family":"El Nahas","given":"Nevine"},{"family":"El Sayed","given":"Iman"},{"family":"El Tantawi","given":"Maha"},{"family":"Elbarazi","given":"Iffat"},{"family":"Elgendy","given":"Islam Y"},{"family":"Elhabashy","given":"Hala Rashad"},{"family":"El-Jaafary","given":"Shaimaa I"},{"family":"Elyazar","given":"Iqbal Rf"},{"family":"Emamian","given":"Mohammad Hassan"},{"family":"Emmons-Bell","given":"Sophia"},{"family":"Erskine","given":"Holly E"},{"family":"Eshrati","given":"Babak"},{"family":"Eskandarieh","given":"Sharareh"},{"family":"Esmaeilnejad","given":"Saman"},{"family":"Esmaeilzadeh","given":"Firooz"},{"family":"Esteghamati","given":"Alireza"},{"family":"Estep","given":"Kara"},{"family":"Etemadi","given":"Arash"},{"family":"Etisso","given":"Atkilt Esaiyas"},{"family":"Farahmand","given":"Mohammad"},{"family":"Faraj","given":"Anwar"},{"family":"Fareed","given":"Mohammad"},{"family":"Faridnia","given":"Roghiyeh"},{"family":"Farinha","given":"Carla Sofia E Sá"},{"family":"Farioli","given":"Andrea"},{"family":"Faro","given":"Andre"},{"family":"Faruque","given":"Mithila"},{"family":"Farzadfar","given":"Farshad"},{"family":"Fattahi","given":"Nazir"},{"family":"Fazlzadeh","given":"Mehdi"},{"family":"Feigin","given":"Valery L"},{"family":"Feldman","given":"Rachel"},{"family":"Fereshtehnejad","given":"Seyed-Mohammad"},{"family":"Fernandes","given":"Eduarda"},{"family":"Ferrari","given":"Alize J"},{"family":"Ferreira","given":"Manuela L"},{"family":"Filip","given":"Irina"},{"family":"Fischer","given":"Florian"},{"family":"Fisher","given":"James L"},{"family":"Fitzgerald","given":"Ryan"},{"family":"Flohr","given":"Carsten"},{"family":"Flor","given":"Luisa Sorio"},{"family":"Foigt","given":"Nataliya A"},{"family":"Folayan","given":"Morenike Oluwatoyin"},{"family":"Force","given":"Lisa M"},{"family":"Fornari","given":"Carla"},{"family":"Foroutan","given":"Masoud"},{"family":"Fox","given":"Jack T"},{"family":"Freitas","given":"Marisa"},{"family":"Fu","given":"Weijia"},{"family":"Fukumoto","given":"Takeshi"},{"family":"Furtado","given":"João M"},{"family":"Gad","given":"Mohamed M"},{"family":"Gakidou","given":"Emmanuela"},{"family":"Galles","given":"Natalie C"},{"family":"Gallus","given":"Silvano"},{"family":"Gamkrelidze","given":"Amiran"},{"family":"Garcia-Basteiro","given":"Alberto L"},{"family":"Gardner","given":"William M"},{"family":"Geberemariyam","given":"Biniyam Sahiledengle"},{"family":"Gebrehiwot","given":"Abiyu Mekonnen"},{"family":"Gebremedhin","given":"Ketema Bizuwork"},{"family":"Gebreslassie","given":"Assefa Ayalew Ayalew Ayalew"},{"family":"Gershberg Hayoon","given":"Anna"},{"family":"Gething","given":"Peter W"},{"family":"Ghadimi","given":"Maryam"},{"family":"Ghadiri","given":"Keyghobad"},{"family":"Ghafourifard","given":"Mansour"},{"family":"Ghajar","given":"Alireza"},{"family":"Ghamari","given":"Farhad"},{"family":"Ghashghaee","given":"Ahmad"},{"family":"Ghiasvand","given":"Hesam"},{"family":"Ghith","given":"Nermin"},{"family":"Gholamian","given":"Asadollah"},{"family":"Gilani","given":"Syed Amir"},{"family":"Gill","given":"Paramjit Singh"},{"family":"Gitimoghaddam","given":"Mojgan"},{"family":"Giussani","given":"Giorgia"},{"family":"Goli","given":"Srinivas"},{"family":"Gomez","given":"Ricardo Santiago"},{"family":"Gopalani","given":"Sameer Vali"},{"family":"Gorini","given":"Giuseppe"},{"family":"Gorman","given":"Taren M"},{"family":"Gottlich","given":"Harrison Chase"},{"family":"Goudarzi","given":"Houman"},{"family":"Goulart","given":"Alessandra C"},{"family":"Goulart","given":"Bárbara Niegia Garcia"},{"family":"Grada","given":"Ayman"},{"family":"Grivna","given":"Michal"},{"family":"Grosso","given":"Giuseppe"},{"family":"Gubari","given":"Mohammed Ibrahim Mohialdeen"},{"family":"Gugnani","given":"Harish Chander"},{"family":"Guimaraes","given":"Andre Luiz Sena"},{"family":"Guimarães","given":"Rafael Alves"},{"family":"Guled","given":"Rashid Abdi"},{"family":"Guo","given":"Gaorui"},{"family":"Guo","given":"Yuming"},{"family":"Gupta","given":"Rajeev"},{"family":"Haagsma","given":"Juanita A"},{"family":"Haddock","given":"Beatrix"},{"family":"Hafezi-Nejad","given":"Nima"},{"family":"Hafiz","given":"Abdul"},{"family":"Hagins","given":"Hailey"},{"family":"Haile","given":"Lydia M"},{"family":"Hall","given":"Brian J"},{"family":"Halvaei","given":"Iman"},{"family":"Hamadeh","given":"Randah R"},{"family":"Hamagharib Abdullah","given":"Kanaan"},{"family":"Hamilton","given":"Erin B"},{"family":"Han","given":"Chieh"},{"family":"Han","given":"Hannah"},{"family":"Hankey","given":"Graeme J"},{"family":"Haro","given":"Josep Maria"},{"family":"Harvey","given":"James D"},{"family":"Hasaballah","given":"Ahmed I"},{"family":"Hasanzadeh","given":"Amir"},{"family":"Hashemian","given":"Maryam"},{"family":"Hassanipour","given":"Soheil"},{"family":"Hassankhani","given":"Hadi"},{"family":"Havmoeller","given":"Rasmus J"},{"family":"Hay","given":"Roderick J"},{"family":"Hay","given":"Simon I"},{"family":"Hayat","given":"Khezar"},{"family":"Heidari","given":"Behnam"},{"family":"Heidari","given":"Golnaz"},{"family":"Heidari-Soureshjani","given":"Reza"},{"family":"Hendrie","given":"Delia"},{"family":"Henrikson","given":"Hannah J"},{"family":"Henry","given":"Nathaniel J"},{"family":"Herteliu","given":"Claudiu"},{"family":"Heydarpour","given":"Fatemeh"},{"family":"Hird","given":"Thomas R"},{"family":"Hoek","given":"Hans W"},{"family":"Hole","given":"Michael K"},{"family":"Holla","given":"Ramesh"},{"family":"Hoogar","given":"Praveen"},{"family":"Hosgood","given":"H Dean"},{"family":"Hosseinzadeh","given":"Mehdi"},{"family":"Hostiuc","given":"Mihaela"},{"family":"Hostiuc","given":"Sorin"},{"family":"Househ","given":"Mowafa"},{"family":"Hoy","given":"Damian G"},{"family":"Hsairi","given":"Mohamed"},{"family":"Hsieh","given":"Vivian Chia-rong"},{"family":"Hu","given":"Guoqing"},{"family":"Huda","given":"Tanvir M"},{"family":"Hugo","given":"Fernando N"},{"family":"Huynh","given":"Chantal K"},{"family":"Hwang","given":"Bing-Fang"},{"family":"Iannucci","given":"Vincent C"},{"family":"Ibitoye","given":"Segun Emmanuel"},{"family":"Ikuta","given":"Kevin S"},{"family":"Ilesanmi","given":"Olayinka Stephen"},{"family":"Ilic","given":"Irena M"},{"family":"Ilic","given":"Milena D"},{"family":"Inbaraj","given":"Leeberk Raja"},{"family":"Ippolito","given":"Helen"},{"family":"Irvani","given":"Seyed Sina Naghibi"},{"family":"Islam","given":"M Mofizul"},{"family":"Islam","given":"MdMohaimenul"},{"family":"Islam","given":"Sheikh Mohammed Shariful"},{"family":"Islami","given":"Farhad"},{"family":"Iso","given":"Hiroyasu"},{"family":"Ivers","given":"Rebecca Q"},{"family":"Iwu","given":"Chidozie C D"},{"family":"Iyamu","given":"Ihoghosa Osamuyi"},{"family":"Jaafari","given":"Jalil"},{"family":"Jacobsen","given":"Kathryn H"},{"family":"Jadidi-Niaragh","given":"Farhad"},{"family":"Jafari","given":"Hussain"},{"family":"Jafarinia","given":"Morteza"},{"family":"Jahagirdar","given":"Deepa"},{"family":"Jahani","given":"Mohammad Ali"},{"family":"Jahanmehr","given":"Nader"},{"family":"Jakovljevic","given":"Mihajlo"},{"family":"Jalali","given":"Amir"},{"family":"Jalilian","given":"Farzad"},{"family":"James","given":"Spencer L"},{"family":"Janjani","given":"Hosna"},{"family":"Janodia","given":"Manthan Dilipkumar"},{"family":"Jayatilleke","given":"Achala Upendra"},{"family":"Jeemon","given":"Panniyammakal"},{"family":"Jenabi","given":"Ensiyeh"},{"family":"Jha","given":"Ravi Prakash"},{"family":"Jha","given":"Vivekanand"},{"family":"Ji","given":"John S"},{"family":"Jia","given":"Peng"},{"family":"John","given":"Oommen"},{"family":"John-Akinola","given":"Yetunde O"},{"family":"Johnson","given":"Catherine Owens"},{"family":"Johnson","given":"Sarah Charlotte"},{"family":"Jonas","given":"Jost B"},{"family":"Joo","given":"Tamas"},{"family":"Joshi","given":"Ankur"},{"family":"Jozwiak","given":"Jacek Jerzy"},{"family":"Jürisson","given":"Mikk"},{"family":"Kabir","given":"Ali"},{"family":"Kabir","given":"Zubair"},{"family":"Kalani","given":"Hamed"},{"family":"Kalani","given":"Rizwan"},{"family":"Kalankesh","given":"Leila R"},{"family":"Kalhor","given":"Rohollah"},{"family":"Kamiab","given":"Zahra"},{"family":"Kanchan","given":"Tanuj"},{"family":"Karami Matin","given":"Behzad"},{"family":"Karch","given":"André"},{"family":"Karim","given":"Mohd Anisul"},{"family":"Karimi","given":"Salah Eddin"},{"family":"Kassa","given":"Getachew Mullu"},{"family":"Kassebaum","given":"Nicholas J"},{"family":"Katikireddi","given":"Srinivasa Vittal"},{"family":"Kawakami","given":"Norito"},{"family":"Kayode","given":"Gbenga A"},{"family":"Keddie","given":"Suzanne H"},{"family":"Keller","given":"Cathleen"},{"family":"Kereselidze","given":"Maia"},{"family":"Khafaie","given":"Morteza Abdullatif"},{"family":"Khalid","given":"Nauman"},{"family":"Khan","given":"Maseer"},{"family":"Khatab","given":"Khaled"},{"family":"Khater","given":"Mona M"},{"family":"Khatib","given":"Mahalaqua Nazli"},{"family":"Khayamzadeh","given":"Maryam"},{"family":"Khodayari","given":"Mohammad Taghi"},{"family":"Khundkar","given":"Roba"},{"family":"Kianipour","given":"Neda"},{"family":"Kieling","given":"Christian"},{"family":"Kim","given":"Daniel"},{"family":"Kim","given":"Young-Eun"},{"family":"Kim","given":"Yun Jin"},{"family":"Kimokoti","given":"Ruth W"},{"family":"Kisa","given":"Adnan"},{"family":"Kisa","given":"Sezer"},{"family":"Kissimova-Skarbek","given":"Katarzyna"},{"family":"Kivimäki","given":"Mika"},{"family":"Kneib","given":"Cameron J"},{"family":"Knudsen","given":"Ann Kristin Skrindo"},{"family":"Kocarnik","given":"Jonathan M"},{"family":"Kolola","given":"Tufa"},{"family":"Kopec","given":"Jacek A"},{"family":"Kosen","given":"Soewarta"},{"family":"Koul","given":"Parvaiz A"},{"family":"Koyanagi","given":"Ai"},{"family":"Kravchenko","given":"Michael A"},{"family":"Krishan","given":"Kewal"},{"family":"Krohn","given":"Kris J"},{"family":"Kuate Defo","given":"Barthelemy"},{"family":"Kucuk Bicer","given":"Burcu"},{"family":"Kumar","given":"G Anil"},{"family":"Kumar","given":"Manasi"},{"family":"Kumar","given":"Pushpendra"},{"family":"Kumar","given":"Vivek"},{"family":"Kumaresh","given":"Girikumar"},{"family":"Kurmi","given":"Om P"},{"family":"Kusuma","given":"Dian"},{"family":"Kyu","given":"Hmwe Hmwe"},{"family":"La Vecchia","given":"Carlo"},{"family":"Lacey","given":"Ben"},{"family":"Lal","given":"Dharmesh Kumar"},{"family":"Lalloo","given":"Ratilal"},{"family":"Lam","given":"Jennifer O"},{"family":"Lami","given":"Faris Hasan"},{"family":"Landires","given":"Iván"},{"family":"Lang","given":"Justin J"},{"family":"Lansingh","given":"Van Charles"},{"family":"Larson","given":"Samantha Leigh"},{"family":"Larsson","given":"Anders O"},{"family":"Lasrado","given":"Savita"},{"family":"Lassi","given":"Zohra S"},{"family":"Lau","given":"Kathryn Mei-Ming"},{"family":"Lavados","given":"Pablo M"},{"family":"Lazarus","given":"Jeffrey V"},{"family":"Ledesma","given":"Jorge R"},{"family":"Lee","given":"Paul H"},{"family":"Lee","given":"Shaun Wen Huey"},{"family":"LeGrand","given":"Kate E"},{"family":"Leigh","given":"James"},{"family":"Leonardi","given":"Matilde"},{"family":"Lescinsky","given":"Haley"},{"family":"Leung","given":"Janni"},{"family":"Levi","given":"Miriam"},{"family":"Lewington","given":"Sarah"},{"family":"Li","given":"Shanshan"},{"family":"Lim","given":"Lee-Ling"},{"family":"Lin","given":"Christine"},{"family":"Lin","given":"Ro-Ting"},{"family":"Linehan","given":"Christine"},{"family":"Linn","given":"Shai"},{"family":"Liu","given":"Hung-Chun"},{"family":"Liu","given":"Shiwei"},{"family":"Liu","given":"Zichen"},{"family":"Looker","given":"Katharine J"},{"family":"Lopez","given":"Alan D"},{"family":"Lopukhov","given":"Platon D"},{"family":"Lorkowski","given":"Stefan"},{"family":"Lotufo","given":"Paulo A"},{"family":"Lucas","given":"Tim C D"},{"family":"Lugo","given":"Alessandra"},{"family":"Lunevicius","given":"Raimundas"},{"family":"Lyons","given":"Ronan A"},{"family":"Ma","given":"Jianing"},{"family":"MacLachlan","given":"Jennifer H"},{"family":"Maddison","given":"Emilie R"},{"family":"Maddison","given":"Ralph"},{"family":"Madotto","given":"Fabiana"},{"family":"Mahasha","given":"Phetole Walter"},{"family":"Mai","given":"Hue Thi"},{"family":"Majeed","given":"Azeem"},{"family":"Maled","given":"Venkatesh"},{"family":"Maleki","given":"Shokofeh"},{"family":"Malekzadeh","given":"Reza"},{"family":"Malta","given":"Deborah Carvalho"},{"family":"Mamun","given":"Abdullah A"},{"family":"Manafi","given":"Amir"},{"family":"Manafi","given":"Navid"},{"family":"Manguerra","given":"Helena"},{"family":"Mansouri","given":"Borhan"},{"family":"Mansournia","given":"Mohammad Ali"},{"family":"Mantilla Herrera","given":"Ana M"},{"family":"Maravilla","given":"Joemer C"},{"family":"Marks","given":"Ashley"},{"family":"Martins-Melo","given":"Francisco Rogerlândio"},{"family":"Martopullo","given":"Ira"},{"family":"Masoumi","given":"Seyedeh Zahra"},{"family":"Massano","given":"João"},{"family":"Massenburg","given":"Benjamin Ballard"},{"family":"Mathur","given":"Manu Raj"},{"family":"Maulik","given":"Pallab K"},{"family":"McAlinden","given":"Colm"},{"family":"McGrath","given":"John J"},{"family":"McKee","given":"Martin"},{"family":"Mehndiratta","given":"Man Mohan"},{"family":"Mehri","given":"Fereshteh"},{"family":"Mehta","given":"Kala M"},{"family":"Meitei","given":"Wahengbam Bigyananda"},{"family":"Memiah","given":"Peter T N"},{"family":"Mendoza","given":"Walter"},{"family":"Menezes","given":"Ritesh G"},{"family":"Mengesha","given":"Endalkachew Worku"},{"family":"Mengesha","given":"Meresa Berwo"},{"family":"Mereke","given":"Alibek"},{"family":"Meretoja","given":"Atte"},{"family":"Meretoja","given":"Tuomo J"},{"family":"Mestrovic","given":"Tomislav"},{"family":"Miazgowski","given":"Bartosz"},{"family":"Miazgowski","given":"Tomasz"},{"family":"Michalek","given":"Irmina Maria"},{"family":"Mihretie","given":"Kebadnew Mulatu"},{"family":"Miller","given":"Ted R"},{"family":"Mills","given":"Edward J"},{"family":"Mirica","given":"Andreea"},{"family":"Mirrakhimov","given":"Erkin M"},{"family":"Mirzaei","given":"Hamed"},{"family":"Mirzaei","given":"Maryam"},{"family":"Mirzaei-Alavijeh","given":"Mehdi"},{"family":"Misganaw","given":"Awoke Temesgen"},{"family":"Mithra","given":"Prasanna"},{"family":"Moazen","given":"Babak"},{"family":"Moghadaszadeh","given":"Masoud"},{"family":"Mohamadi","given":"Efat"},{"family":"Mohammad","given":"Dara K"},{"family":"Mohammad","given":"Yousef"},{"family":"Mohammad Gholi Mezerji","given":"Naser"},{"family":"Mohammadian-Hafshejani","given":"Abdollah"},{"family":"Mohammadifard","given":"Noushin"},{"family":"Mohammadpourhodki","given":"Reza"},{"family":"Mohammed","given":"Shafiu"},{"family":"Mokdad","given":"Ali H"},{"family":"Molokhia","given":"Mariam"},{"family":"Momen","given":"Natalie C"},{"family":"Monasta","given":"Lorenzo"},{"family":"Mondello","given":"Stefania"},{"family":"Mooney","given":"Meghan D"},{"family":"Moosazadeh","given":"Mahmood"},{"family":"Moradi","given":"Ghobad"},{"family":"Moradi","given":"Masoud"},{"family":"Moradi-Lakeh","given":"Maziar"},{"family":"Moradzadeh","given":"Rahmatollah"},{"family":"Moraga","given":"Paula"},{"family":"Morales","given":"Linda"},{"family":"Morawska","given":"Lidia"},{"family":"Moreno Velásquez","given":"Ilais"},{"family":"Morgado-da-Costa","given":"Joana"},{"family":"Morrison","given":"Shane Douglas"},{"family":"Mosser","given":"Jonathan F"},{"family":"Mouodi","given":"Simin"},{"family":"Mousavi","given":"Seyyed Meysam"},{"family":"Mousavi Khaneghah","given":"Amin"},{"family":"Mueller","given":"Ulrich Otto"},{"family":"Munro","given":"Sandra B"},{"family":"Muriithi","given":"Moses K"},{"family":"Musa","given":"Kamarul Imran"},{"family":"Muthupandian","given":"Saravanan"},{"family":"Naderi","given":"Mehdi"},{"family":"Nagarajan","given":"Ahamarshan Jayaraman"},{"family":"Nagel","given":"Gabriele"},{"family":"Naghshtabrizi","given":"Behshad"},{"family":"Nair","given":"Sanjeev"},{"family":"Nandi","given":"Anita K"},{"family":"Nangia","given":"Vinay"},{"family":"Nansseu","given":"Jobert Richie"},{"family":"Nayak","given":"Vinod C"},{"family":"Nazari","given":"Javad"},{"family":"Negoi","given":"Ionut"},{"family":"Negoi","given":"Ruxandra Irina"},{"family":"Netsere","given":"Henok Biresaw Netsere"},{"family":"Ngunjiri","given":"Josephine W"},{"family":"Nguyen","given":"Cuong Tat"},{"family":"Nguyen","given":"Jason"},{"family":"Nguyen","given":"Michele"},{"family":"Nguyen","given":"Minh"},{"family":"Nichols","given":"Emma"},{"family":"Nigatu","given":"Dabere"},{"family":"Nigatu","given":"Yeshambel T"},{"family":"Nikbakhsh","given":"Rajan"},{"family":"Nixon","given":"Molly R"},{"family":"Nnaji","given":"Chukwudi A"},{"family":"Nomura","given":"Shuhei"},{"family":"Norrving","given":"Bo"},{"family":"Noubiap","given":"Jean Jacques"},{"family":"Nowak","given":"Christoph"},{"family":"Nunez-Samudio","given":"Virginia"},{"family":"Oţoiu","given":"Adrian"},{"family":"Oancea","given":"Bogdan"},{"family":"Odell","given":"Christopher M"},{"family":"Ogbo","given":"Felix Akpojene"},{"family":"Oh","given":"In-Hwan"},{"family":"Okunga","given":"Emmanuel Wandera"},{"family":"Oladnabi","given":"Morteza"},{"family":"Olagunju","given":"Andrew T"},{"family":"Olusanya","given":"Bolajoko Olubukunola"},{"family":"Olusanya","given":"Jacob Olusegun"},{"family":"Oluwasanu","given":"Mojisola Morenike"},{"family":"Omar Bali","given":"Ahmed"},{"family":"Omer","given":"Muktar Omer"},{"family":"Ong","given":"Kanyin L"},{"family":"Onwujekwe","given":"Obinna E"},{"family":"Orji","given":"Aislyn U"},{"family":"Orpana","given":"Heather M"},{"family":"Ortiz","given":"Alberto"},{"family":"Ostroff","given":"Samuel M"},{"family":"Otstavnov","given":"Nikita"},{"family":"Otstavnov","given":"Stanislav S"},{"family":"Øverland","given":"Simon"},{"family":"Owolabi","given":"Mayowa O"},{"family":"P A","given":"Mahesh"},{"family":"Padubidri","given":"Jagadish Rao"},{"family":"Pakhare","given":"Abhijit P"},{"family":"Palladino","given":"Raffaele"},{"family":"Pana","given":"Adrian"},{"family":"Panda-Jonas","given":"Songhomitra"},{"family":"Pandey","given":"Anamika"},{"family":"Park","given":"Eun-Kee"},{"family":"Parmar","given":"Priya G Kumari"},{"family":"Pasupula","given":"Deepak Kumar"},{"family":"Patel","given":"Sangram Kishor"},{"family":"Paternina-Caicedo","given":"Angel J"},{"family":"Pathak","given":"Ashish"},{"family":"Pathak","given":"Mona"},{"family":"Patten","given":"Scott B"},{"family":"Patton","given":"George C"},{"family":"Paudel","given":"Deepak"},{"family":"Pazoki Toroudi","given":"Hamidreza"},{"family":"Peden","given":"Amy E"},{"family":"Pennini","given":"Alyssa"},{"family":"Pepito","given":"Veincent Christian Filipino"},{"family":"Peprah","given":"Emmanuel K"},{"family":"Pereira","given":"Alexandre"},{"family":"Pereira","given":"David M"},{"family":"Perico","given":"Norberto"},{"family":"Pham","given":"Hai Quang"},{"family":"Phillips","given":"Michael R"},{"family":"Pigott","given":"David M"},{"family":"Pilgrim","given":"Thomas"},{"family":"Pilz","given":"Tessa M"},{"family":"Pirsaheb","given":"Meghdad"},{"family":"Plana-Ripoll","given":"Oleguer"},{"family":"Plass","given":"Dietrich"},{"family":"Pokhrel","given":"Khem Narayan"},{"family":"Polibin","given":"Roman V"},{"family":"Polinder","given":"Suzanne"},{"family":"Polkinghorne","given":"Kevan R"},{"family":"Postma","given":"Maarten J"},{"family":"Pourjafar","given":"Hadi"},{"family":"Pourmalek","given":"Farshad"},{"family":"Pourmirza Kalhori","given":"Reza"},{"family":"Pourshams","given":"Akram"},{"family":"Poznańska","given":"Anna"},{"family":"Prada","given":"Sergio I"},{"family":"Prakash","given":"V"},{"family":"Pribadi","given":"Dimas Ria Angga"},{"family":"Pupillo","given":"Elisabetta"},{"family":"Quazi Syed","given":"Zahiruddin"},{"family":"Rabiee","given":"Mohammad"},{"family":"Rabiee","given":"Navid"},{"family":"Radfar","given":"Amir"},{"family":"Rafiee","given":"Ata"},{"family":"Rafiei","given":"Alireza"},{"family":"Raggi","given":"Alberto"},{"family":"Rahimi-Movaghar","given":"Afarin"},{"family":"Rahman","given":"Muhammad Aziz"},{"family":"Rajabpour-Sanati","given":"Ali"},{"family":"Rajati","given":"Fatemeh"},{"family":"Ramezanzadeh","given":"Kiana"},{"family":"Ranabhat","given":"Chhabi Lal"},{"family":"Rao","given":"Puja C"},{"family":"Rao","given":"Sowmya J"},{"family":"Rasella","given":"Davide"},{"family":"Rastogi","given":"Prateek"},{"family":"Rathi","given":"Priya"},{"family":"Rawaf","given":"David Laith"},{"family":"Rawaf","given":"Salman"},{"family":"Rawal","given":"Lal"},{"family":"Razo","given":"Christian"},{"family":"Redford","given":"Sofia Boston"},{"family":"Reiner","given":"Robert C"},{"family":"Reinig","given":"Nickolas"},{"family":"Reitsma","given":"Marissa Bettay"},{"family":"Remuzzi","given":"Giuseppe"},{"family":"Renjith","given":"Vishnu"},{"family":"Renzaho","given":"Andre M N"},{"family":"Resnikoff","given":"Serge"},{"family":"Rezaei","given":"Nima"},{"family":"Rezai","given":"Mohammad Sadegh"},{"family":"Rezapour","given":"Aziz"},{"family":"Rhinehart","given":"Phoebe-Anne"},{"family":"Riahi","given":"Seyed Mohammad"},{"family":"Ribeiro","given":"Antonio Luiz P"},{"family":"Ribeiro","given":"Daniel Cury"},{"family":"Ribeiro","given":"Daniela"},{"family":"Rickard","given":"Jennifer"},{"family":"Roberts","given":"Nicholas L S"},{"family":"Roberts","given":"Shaun"},{"family":"Robinson","given":"Stephen R"},{"family":"Roever","given":"Leonardo"},{"family":"Rolfe","given":"Sam"},{"family":"Ronfani","given":"Luca"},{"family":"Roshandel","given":"Gholamreza"},{"family":"Roth","given":"Gregory A"},{"family":"Rubagotti","given":"Enrico"},{"family":"Rumisha","given":"Susan Fred"},{"family":"Sabour","given":"Siamak"},{"family":"Sachdev","given":"Perminder S"},{"family":"Saddik","given":"Basema"},{"family":"Sadeghi","given":"Ehsan"},{"family":"Sadeghi","given":"Masoumeh"},{"family":"Saeidi","given":"Shahram"},{"family":"Safi","given":"Sare"},{"family":"Safiri","given":"Saeid"},{"family":"Sagar","given":"Rajesh"},{"family":"Sahebkar","given":"Amirhossein"},{"family":"Sahraian","given":"Mohammad Ali"},{"family":"Sajadi","given":"S Mohammad"},{"family":"Salahshoor","given":"Mohammad Reza"},{"family":"Salamati","given":"Payman"},{"family":"Salehi Zahabi","given":"Saleh"},{"family":"Salem","given":"Hosni"},{"family":"Salem","given":"Marwa R Rashad"},{"family":"Salimzadeh","given":"Hamideh"},{"family":"Salomon","given":"Joshua A"},{"family":"Salz","given":"Inbal"},{"family":"Samad","given":"Zainab"},{"family":"Samy","given":"Abdallah M"},{"family":"Sanabria","given":"Juan"},{"family":"Santomauro","given":"Damian Francesco"},{"family":"Santos","given":"Itamar S"},{"family":"Santos","given":"João Vasco"},{"family":"Santric-Milicevic","given":"Milena M"},{"family":"Saraswathy","given":"Sivan Yegnanarayana Iyer"},{"family":"Sarmiento-Suárez","given":"Rodrigo"},{"family":"Sarrafzadegan","given":"Nizal"},{"family":"Sartorius","given":"Benn"},{"family":"Sarveazad","given":"Arash"},{"family":"Sathian","given":"Brijesh"},{"family":"Sathish","given":"Thirunavukkarasu"},{"family":"Sattin","given":"Davide"},{"family":"Sbarra","given":"Alyssa N"},{"family":"Schaeffer","given":"Lauren E"},{"family":"Schiavolin","given":"Silvia"},{"family":"Schmidt","given":"Maria Inês"},{"family":"Schutte","given":"Aletta Elisabeth"},{"family":"Schwebel","given":"David C"},{"family":"Schwendicke","given":"Falk"},{"family":"Senbeta","given":"Anbissa Muleta"},{"family":"Senthilkumaran","given":"Subramanian"},{"family":"Sepanlou","given":"Sadaf G"},{"family":"Shackelford","given":"Katya Anne"},{"family":"Shadid","given":"Jamileh"},{"family":"Shahabi","given":"Saeed"},{"family":"Shaheen","given":"Amira A"},{"family":"Shaikh","given":"Masood Ali"},{"family":"Shalash","given":"Ali S"},{"family":"Shams-Beyranvand","given":"Mehran"},{"family":"Shamsizadeh","given":"Morteza"},{"family":"Shannawaz","given":"Mohammed"},{"family":"Sharafi","given":"Kiomars"},{"family":"Sharara","given":"Fablina"},{"family":"Sheena","given":"Brittney S"},{"family":"Sheikhtaheri","given":"Abbas"},{"family":"Shetty","given":"Ranjitha S"},{"family":"Shibuya","given":"Kenji"},{"family":"Shiferaw","given":"Wondimeneh Shibabaw"},{"family":"Shigematsu","given":"Mika"},{"family":"Shin","given":"Jae Il"},{"family":"Shiri","given":"Rahman"},{"family":"Shirkoohi","given":"Reza"},{"family":"Shrime","given":"Mark G"},{"family":"Shuval","given":"Kerem"},{"family":"Siabani","given":"Soraya"},{"family":"Sigfusdottir","given":"Inga Dora"},{"family":"Sigurvinsdottir","given":"Rannveig"},{"family":"Silva","given":"João Pedro"},{"family":"Simpson","given":"Kyle E"},{"family":"Singh","given":"Ambrish"},{"family":"Singh","given":"Jasvinder A"},{"family":"Skiadaresi","given":"Eirini"},{"family":"Skou","given":"Søren T"},{"family":"Skryabin","given":"Valentin Yurievich"},{"family":"Sobngwi","given":"Eugene"},{"family":"Sokhan","given":"Anton"},{"family":"Soltani","given":"Shahin"},{"family":"Sorensen","given":"Reed J D"},{"family":"Soriano","given":"Joan B"},{"family":"Sorrie","given":"Muluken Bekele"},{"family":"Soyiri","given":"Ireneous N"},{"family":"Sreeramareddy","given":"Chandrashekhar T"},{"family":"Stanaway","given":"Jeffrey D"},{"family":"Stark","given":"Benjamin A"},{"family":"Ştefan","given":"Simona Cătălina"},{"family":"Stein","given":"Caroline"},{"family":"Steiner","given":"Caitlyn"},{"family":"Steiner","given":"Timothy J"},{"family":"Stokes","given":"Mark A"},{"family":"Stovner","given":"Lars Jacob"},{"family":"Stubbs","given":"Jacob L"},{"family":"Sudaryanto","given":"Agus"},{"family":"Sufiyan","given":"Mu'awiyyah Babale"},{"family":"Sulo","given":"Gerhard"},{"family":"Sultan","given":"Iyad"},{"family":"Sykes","given":"Bryan L"},{"family":"Sylte","given":"Dillon O"},{"family":"Szócska","given":"Miklós"},{"family":"Tabarés-Seisdedos","given":"Rafael"},{"family":"Tabb","given":"Karen M"},{"family":"Tadakamadla","given":"Santosh Kumar"},{"family":"Taherkhani","given":"Amir"},{"family":"Tajdini","given":"Masih"},{"family":"Takahashi","given":"Ken"},{"family":"Taveira","given":"Nuno"},{"family":"Teagle","given":"Whitney L"},{"family":"Teame","given":"Hirut"},{"family":"Tehrani-Banihashemi","given":"Arash"},{"family":"Teklehaimanot","given":"Berhane Fseha"},{"family":"Terrason","given":"Sonyah"},{"family":"Tessema","given":"Zemenu Tadesse"},{"family":"Thankappan","given":"Kavumpurathu Raman"},{"family":"Thomson","given":"Azalea M"},{"family":"Tohidinik","given":"Hamid Reza"},{"family":"Tonelli","given":"Marcello"},{"family":"Topor-Madry","given":"Roman"},{"family":"Torre","given":"Anna E"},{"family":"Touvier","given":"Mathilde"},{"family":"Tovani-Palone","given":"Marcos Roberto Roberto"},{"family":"Tran","given":"Bach Xuan"},{"family":"Travillian","given":"Ravensara"},{"family":"Troeger","given":"Christopher E"},{"family":"Truelsen","given":"Thomas Clement"},{"family":"Tsai","given":"Alexander C"},{"family":"Tsatsakis","given":"Aristidis"},{"family":"Tudor Car","given":"Lorainne"},{"family":"Tyrovolas","given":"Stefanos"},{"family":"Uddin","given":"Riaz"},{"family":"Ullah","given":"Saif"},{"family":"Undurraga","given":"Eduardo A"},{"family":"Unnikrishnan","given":"Bhaskaran"},{"family":"Vacante","given":"Marco"},{"family":"Vakilian","given":"Alireza"},{"family":"Valdez","given":"Pascual R"},{"family":"Varughese","given":"Santosh"},{"family":"Vasankari","given":"Tommi Juhani"},{"family":"Vasseghian","given":"Yasser"},{"family":"Venketasubramanian","given":"Narayanaswamy"},{"family":"Violante","given":"Francesco S"},{"family":"Vlassov","given":"Vasily"},{"family":"Vollset","given":"Stein Emil"},{"family":"Vongpradith","given":"Avina"},{"family":"Vukovic","given":"Ana"},{"family":"Vukovic","given":"Rade"},{"family":"Waheed","given":"Yasir"},{"family":"Walters","given":"Madgalene K"},{"family":"Wang","given":"Jiayu"},{"family":"Wang","given":"Yafeng"},{"family":"Wang","given":"Yuan-Pang"},{"family":"Ward","given":"Joseph L"},{"family":"Watson","given":"Alexandrea"},{"family":"Wei","given":"Jingkai"},{"family":"Weintraub","given":"Robert G"},{"family":"Weiss","given":"Daniel J"},{"family":"Weiss","given":"Jordan"},{"family":"Westerman","given":"Ronny"},{"family":"Whisnant","given":"Joanna L"},{"family":"Whiteford","given":"Harvey A"},{"family":"Wiangkham","given":"Taweewat"},{"family":"Wiens","given":"Kirsten E"},{"family":"Wijeratne","given":"Tissa"},{"family":"Wilner","given":"Lauren B"},{"family":"Wilson","given":"Shadrach"},{"family":"Wojtyniak","given":"Bogdan"},{"family":"Wolfe","given":"Charles D A"},{"family":"Wool","given":"Eve E"},{"family":"Wu","given":"Ai-Min"},{"family":"Wulf Hanson","given":"Sarah"},{"family":"Wunrow","given":"Han Yong"},{"family":"Xu","given":"Gelin"},{"family":"Xu","given":"Rixing"},{"family":"Yadgir","given":"Simon"},{"family":"Yahyazadeh Jabbari","given":"Seyed Hossein"},{"family":"Yamagishi","given":"Kazumasa"},{"family":"Yaminfirooz","given":"Mousa"},{"family":"Yano","given":"Yuichiro"},{"family":"Yaya","given":"Sanni"},{"family":"Yazdi-Feyzabadi","given":"Vahid"},{"family":"Yearwood","given":"Jamal A"},{"family":"Yeheyis","given":"Tomas Y"},{"family":"Yeshitila","given":"Yordanos Gizachew"},{"family":"Yip","given":"Paul"},{"family":"Yonemoto","given":"Naohiro"},{"family":"Yoon","given":"Seok-Jun"},{"family":"Yoosefi Lebni","given":"Javad"},{"family":"Younis","given":"Mustafa Z"},{"family":"Younker","given":"Theodore Patrick"},{"family":"Yousefi","given":"Zabihollah"},{"family":"Yousefifard","given":"Mahmoud"},{"family":"Yousefinezhadi","given":"Taraneh"},{"family":"Yousuf","given":"Abdilahi Yousuf"},{"family":"Yu","given":"Chuanhua"},{"family":"Yusefzadeh","given":"Hasan"},{"family":"Zahirian Moghadam","given":"Telma"},{"family":"Zaki","given":"Leila"},{"family":"Zaman","given":"Sojib Bin"},{"family":"Zamani","given":"Mohammad"},{"family":"Zamanian","given":"Maryam"},{"family":"Zandian","given":"Hamed"},{"family":"Zangeneh","given":"Alireza"},{"family":"Zastrozhin","given":"Mikhail Sergeevich"},{"family":"Zewdie","given":"Kaleab Alemayehu"},{"family":"Zhang","given":"Yunquan"},{"family":"Zhang","given":"Zhi-Jiang"},{"family":"Zhao","given":"Jeff T"},{"family":"Zhao","given":"Yingxi"},{"family":"Zheng","given":"Peng"},{"family":"Zhou","given":"Maigeng"},{"family":"Ziapour","given":"Arash"},{"family":"Zimsen","given":"Stephanie R M"},{"family":"Naghavi","given":"Mohsen"},{"family":"Murray","given":"Christopher J L"}],"accessed":{"date-parts":[["2024",10,4]]},"issued":{"date-parts":[["2020",10]]},"citation-key":"Vos_TL_2020"}}],"schema":"https://github.com/citation-style-language/schema/raw/master/csl-citation.json"} </w:instrText>
      </w:r>
      <w:r>
        <w:fldChar w:fldCharType="separate"/>
      </w:r>
      <w:r>
        <w:t>(1)</w:t>
      </w:r>
      <w:r>
        <w:fldChar w:fldCharType="end"/>
      </w:r>
      <w:r>
        <w:t xml:space="preserve"> identifying the research question;</w:t>
      </w:r>
      <w:r w:rsidR="07879EA0">
        <w:t xml:space="preserve"> </w:t>
      </w:r>
      <w:r>
        <w:fldChar w:fldCharType="begin"/>
      </w:r>
      <w:r w:rsidR="00C23F3D">
        <w:instrText xml:space="preserve"> ADDIN ZOTERO_ITEM CSL_CITATION {"citationID":"Ur9PVkhl","properties":{"formattedCitation":"(2)","plainCitation":"(2)","noteIndex":0},"citationItems":[{"id":41536,"uris":["http://zotero.org/groups/5363837/items/AKE72LG4"],"itemData":{"id":41536,"type":"article-journal","container-title":"European Journal of Epidemiology","DOI":"10.1007/s10654-014-9978-0","ISSN":"0393-2990","issue":"12","journalAbbreviation":"Eur J Epidemiol","note":"PMID: 25504017\nPMCID: PMC4277797","page":"867-870","source":"PubMed Central","title":"The Brighton declaration: the value of non-communicable disease modelling in population health sciences","title-short":"The Brighton declaration","URL":"https://www.ncbi.nlm.nih.gov/pmc/articles/PMC4277797/","volume":"29","author":[{"family":"Webber","given":"Laura"},{"family":"Mytton","given":"Oliver T."},{"family":"Briggs","given":"Adam D. M."},{"family":"Woodcock","given":"James"},{"family":"Scarborough","given":"Peter"},{"family":"McPherson","given":"Klim"},{"family":"Capewell","given":"Simon"}],"accessed":{"date-parts":[["2024",1,20]]},"issued":{"date-parts":[["2014"]]},"citation-key":"Webber_EJE_2014"}}],"schema":"https://github.com/citation-style-language/schema/raw/master/csl-citation.json"} </w:instrText>
      </w:r>
      <w:r>
        <w:fldChar w:fldCharType="separate"/>
      </w:r>
      <w:r>
        <w:t>(2)</w:t>
      </w:r>
      <w:r>
        <w:fldChar w:fldCharType="end"/>
      </w:r>
      <w:r>
        <w:t xml:space="preserve"> identifying relevant studies;</w:t>
      </w:r>
      <w:r w:rsidR="4C742AF3">
        <w:t xml:space="preserve"> </w:t>
      </w:r>
      <w:r>
        <w:fldChar w:fldCharType="begin"/>
      </w:r>
      <w:r w:rsidR="00C23F3D">
        <w:instrText xml:space="preserve"> ADDIN ZOTERO_ITEM CSL_CITATION {"citationID":"hu7bJ1D5","properties":{"formattedCitation":"(3)","plainCitation":"(3)","noteIndex":0},"citationItems":[{"id":44322,"uris":["http://zotero.org/groups/5363837/items/VYNSBM3M","http://zotero.org/groups/5363837/items/8URKVSFC"],"itemData":{"id":44322,"type":"article-journal","abstract":"BACKGROUND: The National Health Service (NHS) Health Check programme was introduced in 2009 in England to systematically assess all adults in midlife for cardiovascular disease risk factors. However, its current benefit and impact on health inequalities are unknown. It is also unclear whether feasible changes in how it is delivered could result in increased benefits. It is one of the first such programmes in the world. We sought to estimate the health benefits and effect on inequalities of the current NHS Health Check programme and the impact of making feasible changes to its implementation.\nMETHODS AND FINDINGS: We developed a microsimulation model to estimate the health benefits (incident ischaemic heart disease, stroke, dementia, and lung cancer) of the NHS Health Check programme in England. We simulated a population of adults in England aged 40-45 years and followed until age 100 years, using data from the Health Survey of England (2009-2012) and the English Longitudinal Study of Aging (1998-2012), to simulate changes in risk factors for simulated individuals over time. We used recent programme data to describe uptake of NHS Health Checks and of 4 associated interventions (statin medication, antihypertensive medication, smoking cessation, and weight management). Estimates of treatment efficacy and adherence were based on trial data. We estimated the benefits of the current NHS Health Check programme compared to a healthcare system without systematic health checks. This counterfactual scenario models the detection and treatment of risk factors that occur within 'routine' primary care. We also explored the impact of making feasible changes to implementation of the programme concerning eligibility, uptake of NHS Health Checks, and uptake of treatments offered through the programme. We estimate that the NHS Health Check programme prevents 390 (95% credible interval 290 to 500) premature deaths before 80 years of age and results in an additional 1,370 (95% credible interval 1,100 to 1,690) people being free of disease (ischaemic heart disease, stroke, dementia, and lung cancer) at age 80 years per million people aged 40-45 years at baseline. Over the life of the cohort (i.e., followed from 40-45 years to 100 years), the changes result in an additional 10,000 (95% credible interval 8,200 to 13,000) quality-adjusted life years (QALYs) and an additional 9,000 (6,900 to 11,300) years of life. This equates to approximately 300 fewer premature deaths and 1,000 more people living free of these diseases each year in England. We estimate that the current programme is increasing QALYs by 3.8 days (95% credible interval 3.0-4.7) per head of population and increasing survival by 3.3 days (2.5-4.1) per head of population over the 60 years of follow-up. The current programme has a greater absolute impact on health for those living in the most deprived areas compared to those living in the least deprived areas (4.4 [2.7-6.5] days of additional quality-adjusted life per head of population versus 2.8 [1.7-4.0] days; 5.1 [3.4-7.1] additional days lived per head of population versus 3.3 [2.1-4.5] days). Making feasible changes to the delivery of the existing programme could result in a sizable increase in the benefit. For example, a strategy that combines extending eligibility to those with preexisting hypertension, extending the upper age of eligibility to 79 years, increasing uptake of health checks by 30%, and increasing treatment rates 2.5-fold amongst eligible patients (i.e., 'maximum potential' scenario) results in at least a 3-fold increase in benefits compared to the current programme (1,360 premature deaths versus 390; 5,100 people free of 1 of the 4 diseases versus 1,370; 37,000 additional QALYs versus 10,000; 33,000 additional years of life versus 9,000). Ensuring those who are assessed and eligible for statins receive statins is a particularly important strategy to increase benefits. Estimates of overall benefit are based on current incidence and management, and future declines in disease incidence or improvements in treatment could alter the actual benefits observed in the long run. We have focused on the cardiovascular element of the NHS Health Check programme. Some important noncardiovascular health outcomes (e.g., chronic obstructive pulmonary disease [COPD] prevention from smoking cessation and cancer prevention from weight loss) and other parts of the programme (e.g., brief interventions to reduce harmful alcohol consumption) have not been modelled.\nCONCLUSIONS: Our model indicates that the current NHS Health Check programme is contributing to improvements in health and reducing health inequalities. Feasible changes in the organisation of the programme could result in more than a 3-fold increase in health benefits.","container-title":"PLoS medicine","DOI":"10.1371/journal.pmed.1002517","ISSN":"1549-1676","issue":"3","journalAbbreviation":"PLoS Med","language":"eng","note":"PMID: 29509767\nPMCID: PMC5839536","page":"e1002517","source":"PubMed","title":"The current and potential health benefits of the National Health Service Health Check cardiovascular disease prevention programme in England: A microsimulation study","title-short":"The current and potential health benefits of the National Health Service Health Check cardiovascular disease prevention programme in England","volume":"15","author":[{"family":"Mytton","given":"Oliver T."},{"family":"Jackson","given":"Christopher"},{"family":"Steinacher","given":"Arno"},{"family":"Goodman","given":"Anna"},{"family":"Langenberg","given":"Claudia"},{"family":"Griffin","given":"Simon"},{"family":"Wareham","given":"Nick"},{"family":"Woodcock","given":"James"}],"issued":{"date-parts":[["2018",3]]},"citation-key":"Mytton_PM_2018"}}],"schema":"https://github.com/citation-style-language/schema/raw/master/csl-citation.json"} </w:instrText>
      </w:r>
      <w:r>
        <w:fldChar w:fldCharType="separate"/>
      </w:r>
      <w:r>
        <w:t>(3)</w:t>
      </w:r>
      <w:r>
        <w:fldChar w:fldCharType="end"/>
      </w:r>
      <w:r>
        <w:t xml:space="preserve"> selecting the studies; (4) charting the data; (5) collating, summarizing, and reporting the results; and</w:t>
      </w:r>
      <w:r w:rsidR="6EFFC431">
        <w:t xml:space="preserve"> </w:t>
      </w:r>
      <w:r>
        <w:fldChar w:fldCharType="begin"/>
      </w:r>
      <w:r w:rsidR="00C23F3D">
        <w:instrText xml:space="preserve"> ADDIN ZOTERO_ITEM CSL_CITATION {"citationID":"dysWmEWB","properties":{"formattedCitation":"(4)","plainCitation":"(4)","noteIndex":0},"citationItems":[{"id":44117,"uris":["http://zotero.org/groups/5363837/items/QH6B7SGC"],"itemData":{"id":44117,"type":"report","title":"Report on consultation of scope of proposed reporting guidelines for public health NCD modelling studies","title-short":"Report on Consultation on Scope short","URL":"https://osf.io/s4gak/","author":[{"family":"Mytton","given":"Oliver"},{"family":"Briggs","given":"Adam"}],"accessed":{"date-parts":[["2024",2,28]]},"issued":{"date-parts":[["2019",2,2]]},"citation-key":"Mytton_ReportConsultationScope_2019"}}],"schema":"https://github.com/citation-style-language/schema/raw/master/csl-citation.json"} </w:instrText>
      </w:r>
      <w:r>
        <w:fldChar w:fldCharType="separate"/>
      </w:r>
      <w:r w:rsidR="00C23F3D">
        <w:t>(4)</w:t>
      </w:r>
      <w:r>
        <w:fldChar w:fldCharType="end"/>
      </w:r>
      <w:r>
        <w:t xml:space="preserve"> consulting </w:t>
      </w:r>
      <w:r>
        <w:t>experts and stakeholders. Development of the protocol will be informed by Preferred Reporting Items for Systematic Reviews and Meta-Analyses - Protocols (PRISMA-P), with a completed checklist of items relevant to scoping reviews provided in Appendix 1.</w:t>
      </w:r>
      <w:r>
        <w:fldChar w:fldCharType="begin"/>
      </w:r>
      <w:r w:rsidR="00C23F3D">
        <w:instrText xml:space="preserve"> ADDIN ZOTERO_ITEM CSL_CITATION {"citationID":"axNzy9CH","properties":{"formattedCitation":"(9)","plainCitation":"(9)","noteIndex":0},"citationItems":[{"id":52508,"uris":["http://zotero.org/groups/5363837/items/533J3RDL"],"itemData":{"id":52508,"type":"article-journal","container-title":"Systematic Reviews","DOI":"10.1186/2046-4053-4-1","ISSN":"2046-4053","issue":"1","journalAbbreviation":"Syst Rev","language":"en","note":"PMCID: PMC4320440\nPMID: 25554246","page":"1","source":"DOI.org (Crossref)","title":"Preferred reporting items for systematic review and meta-analysis protocols (PRISMA-P) 2015 statement","URL":"https://systematicreviewsjournal.biomedcentral.com/articles/10.1186/2046-4053-4-1","volume":"4","author":[{"literal":"PRISMA-P Group"},{"family":"Moher","given":"David"},{"family":"Shamseer","given":"Larissa"},{"family":"Clarke","given":"Mike"},{"family":"Ghersi","given":"Davina"},{"family":"Liberati","given":"Alessandro"},{"family":"Petticrew","given":"Mark"},{"family":"Shekelle","given":"Paul"},{"family":"Stewart","given":"Lesley A"}],"accessed":{"date-parts":[["2024",10,1]]},"issued":{"date-parts":[["2015",12]]},"citation-key":"PRISMA-PGroup_SR_2015"}}],"schema":"https://github.com/citation-style-language/schema/raw/master/csl-citation.json"} </w:instrText>
      </w:r>
      <w:r>
        <w:fldChar w:fldCharType="separate"/>
      </w:r>
      <w:r w:rsidR="00C23F3D">
        <w:t>(9)</w:t>
      </w:r>
      <w:r>
        <w:fldChar w:fldCharType="end"/>
      </w:r>
      <w:r>
        <w:t xml:space="preserve"> </w:t>
      </w:r>
      <w:r>
        <w:lastRenderedPageBreak/>
        <w:t>The final review will be reported according to the PRISMA extension for scoping reviews (PRISMA-ScR)</w:t>
      </w:r>
      <w:r>
        <w:fldChar w:fldCharType="begin"/>
      </w:r>
      <w:r w:rsidR="00C23F3D">
        <w:instrText xml:space="preserve"> ADDIN ZOTERO_ITEM CSL_CITATION {"citationID":"nlyXXA6L","properties":{"formattedCitation":"(10)","plainCitation":"(10)","noteIndex":0},"citationItems":[{"id":34020,"uris":["http://zotero.org/groups/4739671/items/RT7K8EWQ"],"itemData":{"id":34020,"type":"article-journal","abstract":"Scoping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 0003-4819","issue":"7","journalAbbreviation":"Ann Intern Med","language":"eng","note":"publisher-place: United States\nPMID: 30178033","page":"467-473","title":"PRISMA Extension for Scoping Reviews (PRISMA-ScR): Checklist and Explanation.","volume":"169","author":[{"family":"Tricco","given":"Andrea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E."}],"issued":{"date-parts":[["2018",10,2]]},"citation-key":"Tricco_AIM_2018"}}],"schema":"https://github.com/citation-style-language/schema/raw/master/csl-citation.json"} </w:instrText>
      </w:r>
      <w:r>
        <w:fldChar w:fldCharType="separate"/>
      </w:r>
      <w:r w:rsidR="00C23F3D">
        <w:t>(10)</w:t>
      </w:r>
      <w:r>
        <w:fldChar w:fldCharType="end"/>
      </w:r>
      <w:r>
        <w:t>.</w:t>
      </w:r>
    </w:p>
    <w:p w14:paraId="568B2710" w14:textId="77777777" w:rsidR="00A21722" w:rsidRDefault="001E6592">
      <w:pPr>
        <w:pStyle w:val="BodyText"/>
      </w:pPr>
      <w:r>
        <w:t xml:space="preserve">This protocol was developed before conducting the scoping review and will be registered on the Open Science Framework (OSF) registry </w:t>
      </w:r>
      <w:hyperlink r:id="rId10">
        <w:r w:rsidR="00A21722">
          <w:rPr>
            <w:rStyle w:val="Hyperlink"/>
          </w:rPr>
          <w:t>https://osf.io/registries</w:t>
        </w:r>
      </w:hyperlink>
      <w:r>
        <w:t>.</w:t>
      </w:r>
    </w:p>
    <w:p w14:paraId="3366633C" w14:textId="77777777" w:rsidR="00A21722" w:rsidRDefault="001E6592">
      <w:pPr>
        <w:pStyle w:val="Heading2"/>
      </w:pPr>
      <w:bookmarkStart w:id="12" w:name="study-scope"/>
      <w:bookmarkEnd w:id="11"/>
      <w:r>
        <w:t>2.2 Study scope</w:t>
      </w:r>
    </w:p>
    <w:p w14:paraId="79F9C724" w14:textId="1096470E" w:rsidR="00A21722" w:rsidRDefault="001E6592">
      <w:pPr>
        <w:pStyle w:val="FirstParagraph"/>
      </w:pPr>
      <w:r>
        <w:t>The scope of this study was informed by an international, multidisciplinary consultation (see Appendix 2) to support the development of reporting guidelines for population health noncommunicable disease modelling studies.</w:t>
      </w:r>
      <w:r>
        <w:fldChar w:fldCharType="begin"/>
      </w:r>
      <w:r w:rsidR="00C23F3D">
        <w:instrText xml:space="preserve"> ADDIN ZOTERO_ITEM CSL_CITATION {"citationID":"Xuev2zrb","properties":{"formattedCitation":"(4,6)","plainCitation":"(4,6)","noteIndex":0},"citationItems":[{"id":68090,"uris":["http://zotero.org/groups/5363837/items/8HZDRLW8","http://zotero.org/groups/5363837/items/D8WIBILT"],"itemData":{"id":68090,"type":"article-journal","abstract":"Unlabelled: abstract:\nBACKGROUND: Modelling studies are used widely to help inform decisions about health care and policy and their use is increasing. However, in order for modelling to gain strength as a tool for health policy, it is critical that key model factors are transparent so that users of models can have a clear understanding of the model and its limitations.Reporting guidelines are evidence-based tools that specify minimum criteria for authors to report their research such that readers can both critically appraise and interpret study findings. This study was conducted to determine whether there is an unmet need for population modelling reporting guidelines.\nMETHODS: We conducted a review of the literature to identify: 1) guidance for reporting population modelling studies; and, 2) evidence on the quality of reporting of population modelling studies. Guidance for reporting was analysed using a thematic approach and the data was summarised as frequencies. Evidence on the quality of reporting was reviewed and summarized descriptively.\nRESULTS: There were no guidelines that specifically addressed the reporting of population modelling studies. We identified a number of reporting guidelines for economic evaluation studies, some of which had sections that were relevant population modelling studies. Amongst seven relevant records, we identified 69 quality criteria that have distinct reporting characteristics. We identified two papers that addressed reporting practices of modelling studies. Overall, with the exception of describing the data used for calibration, there was little consistency in reporting.\nCONCLUSIONS: While numerous guidelines exist for developing and evaluating health technology assessment and economic evaluation models, which by extension could be applicable to population modelling studies, there is variation in their comprehensiveness and in the consistency of reporting these methods. Population modelling studies may be an area which would benefit from the development of a reporting guideline.","container-title":"BMC Medical Research Methodology","DOI":"10.1186/1471-2288-12-168","ISSN":"1471-2288","issue":"1","journalAbbreviation":"BMC Med Res Methodol","language":"English","license":"http://creativecommons.org/licenses/by/2.0","note":"PMCID: PMC3533955\nPMID: 23134698","page":"168","source":"DOI.org (Crossref)","title":"Reporting guidelines for modelling studies","URL":"https://bmcmedresmethodol.biomedcentral.com/articles/10.1186/1471-2288-12-168","volume":"12","author":[{"family":"Bennett","given":"Carol"},{"family":"Manuel","given":"Douglas G"}],"accessed":{"date-parts":[["2025",2,19]]},"issued":{"date-parts":[["2012",12]]},"citation-key":"Bennett_BMRM_2012b"}},{"id":44117,"uris":["http://zotero.org/groups/5363837/items/QH6B7SGC"],"itemData":{"id":44117,"type":"report","title":"Report on consultation of scope of proposed reporting guidelines for public health NCD modelling studies","title-short":"Report on Consultation on Scope short","URL":"https://osf.io/s4gak/","author":[{"family":"Mytton","given":"Oliver"},{"family":"Briggs","given":"Adam"}],"accessed":{"date-parts":[["2024",2,28]]},"issued":{"date-parts":[["2019",2,2]]},"citation-key":"Mytton_ReportConsultationScope_2019"}}],"schema":"https://github.com/citation-style-language/schema/raw/master/csl-citation.json"} </w:instrText>
      </w:r>
      <w:r>
        <w:fldChar w:fldCharType="separate"/>
      </w:r>
      <w:r w:rsidR="00C23F3D">
        <w:t>(4,6)</w:t>
      </w:r>
      <w:r>
        <w:fldChar w:fldCharType="end"/>
      </w:r>
    </w:p>
    <w:p w14:paraId="7E59A1D1" w14:textId="0B79BEDD" w:rsidR="00A21722" w:rsidRDefault="001E6592">
      <w:pPr>
        <w:pStyle w:val="BodyText"/>
      </w:pPr>
      <w:r>
        <w:t>Population health NCD synthetic modelling studies aim to explain or predict NCD outcomes or risks at the population level. Their primary purpose is to assess the potential impacts of exposures, interventions, and policies on NCDs. These studies do not directly measure or observe health outcomes. Instead, they integrate data from observational studies, experimental research, and theoretical frameworks to simulate real-world systems or examine hypothetical scenarios. These models support the development and evaluation of strategies for NCD prevention and control. See Appendix 3 for a complete definition of modelling and computer simulation models.</w:t>
      </w:r>
    </w:p>
    <w:p w14:paraId="4FA1C4CA" w14:textId="77777777" w:rsidR="00A21722" w:rsidRDefault="001E6592">
      <w:pPr>
        <w:pStyle w:val="Heading2"/>
      </w:pPr>
      <w:bookmarkStart w:id="13" w:name="eligibility-criteria"/>
      <w:bookmarkEnd w:id="12"/>
      <w:r>
        <w:t>2.3 Eligibility Criteria</w:t>
      </w:r>
    </w:p>
    <w:p w14:paraId="0C074896" w14:textId="3DD6EBC5" w:rsidR="00A21722" w:rsidRDefault="001E6592">
      <w:pPr>
        <w:pStyle w:val="FirstParagraph"/>
      </w:pPr>
      <w:r>
        <w:t xml:space="preserve">To be included, a study must meet all four required criteria (1-4), adapted from the PICOS (population, intervention, comparison, outcome, study approach) used for clinical intervention studies. Criteria five and six are not required but can support inclusion or exclusion decisions when the first four criteria are unclear or discordant between reviewers. The additional inclusion and exclusion criteria further define study eligibility beyond the six main criteria. The criteria are outlined below, with additional information in Appendix 3. Together, we call the criteria PICOSIM (population, intervention/comparator, </w:t>
      </w:r>
      <w:r w:rsidR="188621ED">
        <w:t xml:space="preserve">outcome, </w:t>
      </w:r>
      <w:r>
        <w:t>study approach, integration of multiple data sources, model adaptability). Criterion seven is general inclusion and exclusion considerations.</w:t>
      </w:r>
    </w:p>
    <w:p w14:paraId="0E7855BF" w14:textId="77777777" w:rsidR="00A21722" w:rsidRDefault="001E6592">
      <w:pPr>
        <w:pStyle w:val="BodyText"/>
      </w:pPr>
      <w:r>
        <w:t xml:space="preserve">Criterion 1: Population - populations at risk of developing an NCD: Included are studies of a real or generalizable human population or subpopulation defined by geographic, demographic or social characteristics (e.g., national population, region, age group, socioeconomic group). Excluded are studies where the population consists exclusively </w:t>
      </w:r>
      <w:r>
        <w:lastRenderedPageBreak/>
        <w:t>of individuals already diagnosed with an NCD (e.g., diabetes, cancer, cardiovascular disease).</w:t>
      </w:r>
    </w:p>
    <w:p w14:paraId="397E3D27" w14:textId="3DD5655A" w:rsidR="00A21722" w:rsidRDefault="001E6592">
      <w:pPr>
        <w:pStyle w:val="BodyText"/>
      </w:pPr>
      <w:r>
        <w:t xml:space="preserve">Criterion 2: Intervention and comparator </w:t>
      </w:r>
      <w:r w:rsidR="2A3933A7">
        <w:t>p</w:t>
      </w:r>
      <w:r>
        <w:t>opulation and preventive interventions: Included are studies that evaluate potential health impacts of exposures, interventions, or policies on NCD outcomes by simulating “what if” scenarios. These include burden-of-disease studies, comparative risk analyses and assessments, and studies of primary or secondary prevention. Excluded are studies focused exclusively on tertiary prevention or methodological development without assessing specific health impact scenarios.</w:t>
      </w:r>
    </w:p>
    <w:p w14:paraId="3AFCE6EC" w14:textId="027AA168" w:rsidR="00A21722" w:rsidRDefault="001E6592">
      <w:pPr>
        <w:pStyle w:val="BodyText"/>
      </w:pPr>
      <w:r>
        <w:t>Criterion 3: Outcome - selected non-communicable diseases (NCDs) or NCD risk factors: Included are studies reporting outcomes related to eight major NCDs (cardiovascular diseases, cancer, diabetes, chronic respiratory diseases, mental health conditions, neurological conditions, musculoskeletal diseases, and injuries) and six major NCD risk factors (smoking or tobacco use, diet, physical activity, alcohol or substance use (e.g., opioids), obesity, and hypertension). Excluded are studies where the stated objective or primary outcome is economic (e.g., cost-effectiveness, cost-utility, budget impact) without health outcomes as an explicit objective or studies focusing exclusively on non-NCD conditions. See Appendix 4 for detailed guidance on studies combining health modelling with economic evaluation.</w:t>
      </w:r>
    </w:p>
    <w:p w14:paraId="1333B8D7" w14:textId="77777777" w:rsidR="00A21722" w:rsidRDefault="001E6592">
      <w:pPr>
        <w:pStyle w:val="BodyText"/>
      </w:pPr>
      <w:r>
        <w:t>Criterion 4: Study approach - Computational simulation modelling: Included are studies using computational simulation modelling methods as the primary analytical tool, such as system dynamics models, agent-based models, microsimulation, Markov models, or attributable risk models. Excluded are observational studies, prediction models for individual risk, statistical regression models, or trend forecasting models that don’t simulate interventions.</w:t>
      </w:r>
    </w:p>
    <w:p w14:paraId="4246C00F" w14:textId="77777777" w:rsidR="00A21722" w:rsidRDefault="001E6592">
      <w:pPr>
        <w:pStyle w:val="BodyText"/>
      </w:pPr>
      <w:r>
        <w:t>Criterion 5: Integration of multiple data sources (Optional): Studies typically integrate multiple distinct data sources, including empirical data, expert opinion or literature-based estimates of model parameters such as causal risk-outcome relationships or intervention effectiveness.</w:t>
      </w:r>
    </w:p>
    <w:p w14:paraId="2F42E2E1" w14:textId="77777777" w:rsidR="00A21722" w:rsidRDefault="001E6592">
      <w:pPr>
        <w:pStyle w:val="BodyText"/>
      </w:pPr>
      <w:r>
        <w:t>Criterion 6: Model adaptability (Optional): The model should be adaptable to incorporate new data, test alternative hypotheses or explore additional scenarios.</w:t>
      </w:r>
    </w:p>
    <w:p w14:paraId="3406AD01" w14:textId="77777777" w:rsidR="00A21722" w:rsidRDefault="001E6592">
      <w:pPr>
        <w:pStyle w:val="BodyText"/>
      </w:pPr>
      <w:r>
        <w:lastRenderedPageBreak/>
        <w:t>Criterion 7: Additional criteria: Studies must be original, primary research that directly conducts simulation analyses. Excluded are reviews, commentaries, protocols, or purely methodological papers without application to specific health scenarios.</w:t>
      </w:r>
    </w:p>
    <w:p w14:paraId="7F27BBFA" w14:textId="77777777" w:rsidR="00A21722" w:rsidRDefault="001E6592">
      <w:pPr>
        <w:pStyle w:val="Heading2"/>
      </w:pPr>
      <w:bookmarkStart w:id="14" w:name="identifying-relevant-studies"/>
      <w:bookmarkEnd w:id="13"/>
      <w:r>
        <w:t>2.4 Identifying relevant studies</w:t>
      </w:r>
    </w:p>
    <w:p w14:paraId="32636400" w14:textId="77777777" w:rsidR="00A21722" w:rsidRDefault="001E6592">
      <w:pPr>
        <w:pStyle w:val="Heading3"/>
      </w:pPr>
      <w:bookmarkStart w:id="15" w:name="sample-size"/>
      <w:r>
        <w:t>2.4.1 Sample size</w:t>
      </w:r>
    </w:p>
    <w:p w14:paraId="2A002958" w14:textId="77777777" w:rsidR="00A21722" w:rsidRDefault="001E6592">
      <w:pPr>
        <w:pStyle w:val="FirstParagraph"/>
      </w:pPr>
      <w:r>
        <w:t>We will include a minimum of 200 NCD modelling studies, stratified to ensure at least 10 studies per major NCD category (cardiovascular, cancer, diabetes, respiratory, mental health, neurological, musculoskeletal, injury) and 10 studies per major risk factor category (tobacco, diet, physical activity, alcohol/substances, obesity, hypertension).</w:t>
      </w:r>
    </w:p>
    <w:p w14:paraId="633EEA89" w14:textId="621B10C5" w:rsidR="00A21722" w:rsidRDefault="001E6592">
      <w:pPr>
        <w:pStyle w:val="BodyText"/>
      </w:pPr>
      <w:r>
        <w:t>The target of 200 studies is informed by both precedent and precision considerations. The systematic reviews informing comparable reporting guidelines typically examined 50 to 100 studies: the TRIPOD guideline for prediction models was informed by reviews of 71 prediction studies</w:t>
      </w:r>
      <w:r>
        <w:fldChar w:fldCharType="begin"/>
      </w:r>
      <w:r w:rsidR="00C23F3D">
        <w:instrText xml:space="preserve"> ADDIN ZOTERO_ITEM CSL_CITATION {"citationID":"v8qLRSAR","properties":{"formattedCitation":"(11)","plainCitation":"(11)","noteIndex":0},"citationItems":[{"id":2497,"uris":["http://zotero.org/users/6858935/items/RDW87XAU"],"itemData":{"id":2497,"type":"article-journal","abstract":"BACKGROUND: We investigated the reporting and methods of prediction studies, focusing on aims, designs, participant selection, outcomes, predictors, statistical power, statistical methods, and predictive performance measures. METHODS AND FINDINGS: We used a full hand search to identify all prediction studies published in 2008 in six high impact general medical journals. We developed a comprehensive item list to systematically score conduct and reporting of the studies, based on recent recommendations for prediction research. Two reviewers independently scored the studies. We retrieved 71 papers for full text review: 51 were predictor finding studies, 14 were prediction model development studies, three addressed an external validation of a previously developed model, and three reported on a model's impact on participant outcome. Study design was unclear in 15% of studies, and a prospective cohort was used in most studies (60%). Descriptions of the participants and definitions of predictor and outcome were generally good. Despite many recommendations against doing so, continuous predictors were often dichotomized (32% of studies). The number of events per predictor as a measure of statistical power could not be determined in 67% of the studies; of the remainder, 53% had fewer than the commonly recommended value of ten events per predictor. Methods for a priori selection of candidate predictors were described in most studies (68%). A substantial number of studies relied on a p-value cut-off of p&lt;0.05 to select predictors in the multivariable analyses (29%). Predictive model performance measures, i.e., calibration and discrimination, were reported in 12% and 27% of studies, respectively. CONCLUSIONS: The majority of prediction studies in high impact journals do not follow current methodological recommendations, limiting their reliability and applicability.","container-title":"PLoS Medicine","DOI":"10.1371/journal.pmed.1001221","ISSN":"1549-1676 (Electronic) 1549-1277 (Linking)","issue":"5","language":"eng","page":"1-12","title":"Reporting and methods in clinical prediction research: a systematic review","volume":"9","author":[{"family":"Bouwmeester","given":"W."},{"family":"Zuithoff","given":"N. P."},{"family":"Mallett","given":"S."},{"family":"Geerlings","given":"M. I."},{"family":"Vergouwe","given":"Y."},{"family":"Steyerberg","given":"E. W."},{"family":"Altman","given":"D. G."},{"family":"Moons","given":"K. G."}],"issued":{"date-parts":[["2012"]]},"citation-key":"bouwmeesterReportingMethodsClinical2012"}}],"schema":"https://github.com/citation-style-language/schema/raw/master/csl-citation.json"} </w:instrText>
      </w:r>
      <w:r>
        <w:fldChar w:fldCharType="separate"/>
      </w:r>
      <w:r w:rsidR="00C23F3D">
        <w:rPr>
          <w:lang w:val="fr-FR"/>
        </w:rPr>
        <w:t>(11)</w:t>
      </w:r>
      <w:r>
        <w:fldChar w:fldCharType="end"/>
      </w:r>
      <w:r w:rsidRPr="00F717D0">
        <w:rPr>
          <w:lang w:val="fr-FR"/>
        </w:rPr>
        <w:t xml:space="preserve">, 78 external validation studies (Collins et al., 2014), 47 cancer prediction models (Mallett et al., 2010), and 39 diabetes prediction models (Collins et al., 2011). </w:t>
      </w:r>
      <w:r>
        <w:t>Our larger target of 200 reflects the heterogeneity of NCD modelling approaches across multiple disease and risk factor categories. From a precision standpoint, 200 studies provides approximately ±7% precision (95% CI) for estimating the prevalence of specific reporting items, assuming 50% prevalence.</w:t>
      </w:r>
    </w:p>
    <w:p w14:paraId="7FB8743D" w14:textId="77777777" w:rsidR="00A21722" w:rsidRDefault="001E6592">
      <w:pPr>
        <w:pStyle w:val="BodyText"/>
      </w:pPr>
      <w:r>
        <w:t>The minimum of 10 per category enables descriptive comparison across disease areas while acknowledging that some categories (e.g., cancer) will be overrepresented in the literature. For categories where a minimum of 10 studies cannot be achieved despite comprehensive searching, we will report the achieved sample size and note this as a limitation.</w:t>
      </w:r>
    </w:p>
    <w:p w14:paraId="62504CA2" w14:textId="77777777" w:rsidR="00A21722" w:rsidRDefault="001E6592">
      <w:pPr>
        <w:pStyle w:val="BodyText"/>
      </w:pPr>
      <w:r>
        <w:t>We will monitor thematic saturation during data extraction. If fewer than 5% new reporting items are identified in three consecutive batches of 25 studies, we will consider the mapping complete regardless of whether all stratum minimums are met. Conversely, if substantial new reporting practices continue to emerge beyond 200 studies, we will extend screening.</w:t>
      </w:r>
    </w:p>
    <w:p w14:paraId="3D98C216" w14:textId="77777777" w:rsidR="00A21722" w:rsidRDefault="001E6592">
      <w:pPr>
        <w:pStyle w:val="BodyText"/>
      </w:pPr>
      <w:r>
        <w:t xml:space="preserve">Based on preliminary estimates, we anticipate a yield rate of 2 to 4 percent, requiring screening of 10,000 to 20,000 studies to reach our target sample size. To focus on recent reporting practices and because we anticipate more than 200 eligible studies </w:t>
      </w:r>
      <w:r>
        <w:lastRenderedPageBreak/>
        <w:t>published each year, we will initially limit the search to studies published in the most recent six months available at study initiation. Earlier months and then preceding years will be added sequentially as needed to reach the target sample size.</w:t>
      </w:r>
    </w:p>
    <w:p w14:paraId="285A9AAA" w14:textId="77777777" w:rsidR="00A21722" w:rsidRDefault="001E6592">
      <w:pPr>
        <w:pStyle w:val="Heading3"/>
      </w:pPr>
      <w:bookmarkStart w:id="16" w:name="search-strategies"/>
      <w:bookmarkEnd w:id="15"/>
      <w:r>
        <w:t>2.4.2 Search strategies</w:t>
      </w:r>
    </w:p>
    <w:p w14:paraId="36EC28FA" w14:textId="77777777" w:rsidR="00A21722" w:rsidRDefault="001E6592">
      <w:pPr>
        <w:pStyle w:val="FirstParagraph"/>
      </w:pPr>
      <w:r>
        <w:t>We will perform the search using three complementary strategies. The main search strategy is a comprehensive search of bibliographic databases. Anticipating that a database search strategy for NCD modelling studies will be challenging, we will perform two additional search strategies—a hand-search and a search of previous systematic reviews—to identify a preliminary list of 50 or more studies to support the development and validation of the database search.</w:t>
      </w:r>
    </w:p>
    <w:p w14:paraId="1CECC1A9" w14:textId="77777777" w:rsidR="00A21722" w:rsidRDefault="001E6592">
      <w:pPr>
        <w:pStyle w:val="Heading3"/>
      </w:pPr>
      <w:bookmarkStart w:id="17" w:name="database-search"/>
      <w:bookmarkEnd w:id="16"/>
      <w:r>
        <w:t>2.4.3 Database search</w:t>
      </w:r>
    </w:p>
    <w:p w14:paraId="41CE24C5" w14:textId="77777777" w:rsidR="00A21722" w:rsidRDefault="001E6592">
      <w:pPr>
        <w:pStyle w:val="FirstParagraph"/>
      </w:pPr>
      <w:r>
        <w:t>We will search the following bibliographic databases: MEDLINE (via OVID), EMBASE (via OVID), Global Health (via EBSCO), and SCOPUS (via Elsevier). A research librarian (SV), in collaboration with the study team, will develop the MEDLINE search strategy, which will be peer-reviewed according to the Peer Review of Electronic Search Strategies (PRESS) guideline.(17) The finalized MEDLINE strategy will then be adapted for use in the other databases.</w:t>
      </w:r>
    </w:p>
    <w:p w14:paraId="1C657222" w14:textId="0F053F8A" w:rsidR="00A21722" w:rsidRDefault="001E6592">
      <w:pPr>
        <w:pStyle w:val="BodyText"/>
      </w:pPr>
      <w:r>
        <w:t xml:space="preserve">The strategy will integrate discriminative terms </w:t>
      </w:r>
      <w:r>
        <w:t xml:space="preserve">identified from the detailed inclusion and exclusion criteria and the hand search, together with subject headings and keywords related to population health, NCDs, modelling techniques, interventions, and outcomes. The search strategy will be informed by articles identified </w:t>
      </w:r>
      <w:r w:rsidR="00677FDE">
        <w:t>through</w:t>
      </w:r>
      <w:r>
        <w:t xml:space="preserve"> the supporting and prior systematic review search strategies.(18–24,27) Included will be terms sensitive to different categories of modelling studies (e.g., risk exposure modelling, strategy evaluation modelling) as detailed in Appendix 5. We will assess the database search </w:t>
      </w:r>
      <w:r w:rsidR="00677FDE">
        <w:t>strategy, targeting 80% sensitivity, for identifying</w:t>
      </w:r>
      <w:r>
        <w:t xml:space="preserve"> studies from the two supporting search strategies.</w:t>
      </w:r>
    </w:p>
    <w:p w14:paraId="7AD850A6" w14:textId="77777777" w:rsidR="00A21722" w:rsidRDefault="001E6592">
      <w:pPr>
        <w:pStyle w:val="Heading3"/>
      </w:pPr>
      <w:bookmarkStart w:id="18" w:name="hand-search-of-selected-journals"/>
      <w:bookmarkEnd w:id="17"/>
      <w:r>
        <w:t>2.4.4 Hand search of selected journals</w:t>
      </w:r>
    </w:p>
    <w:p w14:paraId="579AE963" w14:textId="09C3EE69" w:rsidR="00A21722" w:rsidRDefault="001E6592">
      <w:pPr>
        <w:pStyle w:val="FirstParagraph"/>
      </w:pPr>
      <w:r>
        <w:t xml:space="preserve">We will hand-search articles published in the most recent complete year (2024) from </w:t>
      </w:r>
      <w:commentRangeStart w:id="19"/>
      <w:commentRangeStart w:id="20"/>
      <w:r>
        <w:t xml:space="preserve">three high-impact journals known for publishing relevant studies: </w:t>
      </w:r>
      <w:r w:rsidR="00677FDE">
        <w:t xml:space="preserve">The Lancet Public Health, PLOS Medicine, </w:t>
      </w:r>
      <w:r>
        <w:t>Cancer, Journal of the American Medical Association, and Medical Decision Making.</w:t>
      </w:r>
      <w:commentRangeEnd w:id="19"/>
      <w:r>
        <w:rPr>
          <w:rStyle w:val="CommentReference"/>
          <w:sz w:val="24"/>
          <w:szCs w:val="24"/>
        </w:rPr>
        <w:commentReference w:id="19"/>
      </w:r>
      <w:commentRangeEnd w:id="20"/>
      <w:r w:rsidR="00677FDE">
        <w:rPr>
          <w:rStyle w:val="CommentReference"/>
          <w:sz w:val="24"/>
          <w:szCs w:val="24"/>
        </w:rPr>
        <w:commentReference w:id="20"/>
      </w:r>
      <w:r>
        <w:t xml:space="preserve"> We will review each journal’s table of contents and apply inclusion criterion 7 to identify original studies and exclude reviews, editorials, commentaries, and other non-eligible study types.</w:t>
      </w:r>
    </w:p>
    <w:p w14:paraId="6CF8692F" w14:textId="77777777" w:rsidR="00A21722" w:rsidRDefault="001E6592">
      <w:pPr>
        <w:pStyle w:val="Heading3"/>
      </w:pPr>
      <w:bookmarkStart w:id="21" w:name="previous-systematic-reviews"/>
      <w:bookmarkEnd w:id="18"/>
      <w:r>
        <w:lastRenderedPageBreak/>
        <w:t>2.4.5 Previous systematic reviews</w:t>
      </w:r>
    </w:p>
    <w:p w14:paraId="618C8AC3" w14:textId="23C94EB0" w:rsidR="00A21722" w:rsidRDefault="582E1D93" w:rsidP="00C23F3D">
      <w:pPr>
        <w:pStyle w:val="FirstParagraph"/>
      </w:pPr>
      <w:r w:rsidRPr="50F081EA">
        <w:rPr>
          <w:color w:val="000000" w:themeColor="text1"/>
        </w:rPr>
        <w:t xml:space="preserve">While </w:t>
      </w:r>
      <w:r w:rsidR="00C23F3D">
        <w:rPr>
          <w:color w:val="000000" w:themeColor="text1"/>
        </w:rPr>
        <w:t xml:space="preserve">existing </w:t>
      </w:r>
      <w:r w:rsidRPr="50F081EA">
        <w:rPr>
          <w:color w:val="000000" w:themeColor="text1"/>
        </w:rPr>
        <w:t>systematic reviews do not meet the primary study design inclusion criteria, they will be flagged</w:t>
      </w:r>
      <w:r w:rsidR="00C23F3D">
        <w:rPr>
          <w:color w:val="000000" w:themeColor="text1"/>
        </w:rPr>
        <w:t>,</w:t>
      </w:r>
      <w:r w:rsidRPr="50F081EA">
        <w:rPr>
          <w:color w:val="000000" w:themeColor="text1"/>
        </w:rPr>
        <w:t xml:space="preserve"> and their reference lists </w:t>
      </w:r>
      <w:r w:rsidR="00C23F3D">
        <w:rPr>
          <w:color w:val="000000" w:themeColor="text1"/>
        </w:rPr>
        <w:t xml:space="preserve">will be </w:t>
      </w:r>
      <w:r w:rsidRPr="50F081EA">
        <w:rPr>
          <w:color w:val="000000" w:themeColor="text1"/>
        </w:rPr>
        <w:t>checked to ensure completeness of the search strategy.</w:t>
      </w:r>
      <w:r>
        <w:t xml:space="preserve"> </w:t>
      </w:r>
      <w:commentRangeStart w:id="22"/>
      <w:commentRangeStart w:id="23"/>
    </w:p>
    <w:p w14:paraId="315FE4CD" w14:textId="075310FB" w:rsidR="00A21722" w:rsidRDefault="4377EDC4">
      <w:pPr>
        <w:pStyle w:val="FirstParagraph"/>
      </w:pPr>
      <w:commentRangeStart w:id="24"/>
      <w:r w:rsidRPr="55464B6E">
        <w:rPr>
          <w:color w:val="000000" w:themeColor="text1"/>
        </w:rPr>
        <w:t xml:space="preserve">Systematic reviews </w:t>
      </w:r>
      <w:r w:rsidR="6BF9CEF4" w:rsidRPr="55464B6E">
        <w:rPr>
          <w:color w:val="000000" w:themeColor="text1"/>
        </w:rPr>
        <w:t>of</w:t>
      </w:r>
      <w:r w:rsidR="2F0D87E0" w:rsidRPr="55464B6E">
        <w:rPr>
          <w:color w:val="000000" w:themeColor="text1"/>
        </w:rPr>
        <w:t xml:space="preserve"> </w:t>
      </w:r>
      <w:r w:rsidR="00B17589" w:rsidRPr="55464B6E">
        <w:rPr>
          <w:color w:val="000000" w:themeColor="text1"/>
        </w:rPr>
        <w:t>included</w:t>
      </w:r>
      <w:r w:rsidR="307051CF" w:rsidRPr="55464B6E">
        <w:rPr>
          <w:color w:val="000000" w:themeColor="text1"/>
        </w:rPr>
        <w:t xml:space="preserve"> </w:t>
      </w:r>
      <w:r w:rsidR="45EDE557" w:rsidRPr="55464B6E">
        <w:rPr>
          <w:color w:val="000000" w:themeColor="text1"/>
        </w:rPr>
        <w:t>NCD</w:t>
      </w:r>
      <w:r w:rsidR="00B17589" w:rsidRPr="55464B6E">
        <w:rPr>
          <w:color w:val="000000" w:themeColor="text1"/>
        </w:rPr>
        <w:t xml:space="preserve"> modelling</w:t>
      </w:r>
      <w:r w:rsidR="2F0D87E0" w:rsidRPr="55464B6E">
        <w:rPr>
          <w:color w:val="000000" w:themeColor="text1"/>
        </w:rPr>
        <w:t>, including related</w:t>
      </w:r>
      <w:r w:rsidR="196340F4" w:rsidRPr="55464B6E">
        <w:rPr>
          <w:color w:val="000000" w:themeColor="text1"/>
        </w:rPr>
        <w:t xml:space="preserve"> NCD</w:t>
      </w:r>
      <w:r w:rsidR="2F0D87E0" w:rsidRPr="55464B6E">
        <w:rPr>
          <w:color w:val="000000" w:themeColor="text1"/>
        </w:rPr>
        <w:t xml:space="preserve"> risk factors</w:t>
      </w:r>
      <w:r w:rsidR="09F4C575" w:rsidRPr="55464B6E">
        <w:rPr>
          <w:color w:val="000000" w:themeColor="text1"/>
        </w:rPr>
        <w:t>,</w:t>
      </w:r>
      <w:r w:rsidR="2F0D87E0" w:rsidRPr="55464B6E">
        <w:rPr>
          <w:color w:val="000000" w:themeColor="text1"/>
        </w:rPr>
        <w:t xml:space="preserve"> </w:t>
      </w:r>
      <w:r w:rsidRPr="55464B6E">
        <w:rPr>
          <w:color w:val="000000" w:themeColor="text1"/>
        </w:rPr>
        <w:t>w</w:t>
      </w:r>
      <w:r w:rsidR="09682991" w:rsidRPr="55464B6E">
        <w:rPr>
          <w:color w:val="000000" w:themeColor="text1"/>
        </w:rPr>
        <w:t>ill be</w:t>
      </w:r>
      <w:r w:rsidRPr="55464B6E">
        <w:rPr>
          <w:color w:val="000000" w:themeColor="text1"/>
        </w:rPr>
        <w:t xml:space="preserve"> identified using a snowball sampling approach. Initial reviews w</w:t>
      </w:r>
      <w:r w:rsidR="3DAEE97E" w:rsidRPr="55464B6E">
        <w:rPr>
          <w:color w:val="000000" w:themeColor="text1"/>
        </w:rPr>
        <w:t>ill be</w:t>
      </w:r>
      <w:r w:rsidRPr="55464B6E">
        <w:rPr>
          <w:color w:val="000000" w:themeColor="text1"/>
        </w:rPr>
        <w:t xml:space="preserve"> identified through exploratory searches and expert input. This pragmatic approach was chosen to prioritize reviews relevant to our objectives and to support training exercises, rather than </w:t>
      </w:r>
      <w:r w:rsidR="255BEFBC" w:rsidRPr="55464B6E">
        <w:rPr>
          <w:color w:val="000000" w:themeColor="text1"/>
        </w:rPr>
        <w:t xml:space="preserve">to </w:t>
      </w:r>
      <w:r w:rsidRPr="55464B6E">
        <w:rPr>
          <w:color w:val="000000" w:themeColor="text1"/>
        </w:rPr>
        <w:t>conduct a fully systematic review of reviews.</w:t>
      </w:r>
      <w:r>
        <w:t xml:space="preserve"> </w:t>
      </w:r>
    </w:p>
    <w:p w14:paraId="10E81156" w14:textId="690C51E0" w:rsidR="00A21722" w:rsidRPr="002E3D1E" w:rsidRDefault="3774AEF0">
      <w:pPr>
        <w:pStyle w:val="FirstParagraph"/>
        <w:rPr>
          <w:color w:val="000000" w:themeColor="text1"/>
        </w:rPr>
      </w:pPr>
      <w:r w:rsidRPr="55464B6E">
        <w:rPr>
          <w:color w:val="000000" w:themeColor="text1"/>
        </w:rPr>
        <w:t>At the initial stage, t</w:t>
      </w:r>
      <w:r w:rsidR="6BF19377" w:rsidRPr="55464B6E">
        <w:rPr>
          <w:color w:val="000000" w:themeColor="text1"/>
        </w:rPr>
        <w:t>hese reviews will serve two purposes: (1) to inform and refine our search strategy by leveraging their reference lists</w:t>
      </w:r>
      <w:r w:rsidR="3A0F1F43" w:rsidRPr="55464B6E">
        <w:rPr>
          <w:color w:val="000000" w:themeColor="text1"/>
        </w:rPr>
        <w:t xml:space="preserve"> for included studies</w:t>
      </w:r>
      <w:r w:rsidR="6BF19377" w:rsidRPr="55464B6E">
        <w:rPr>
          <w:color w:val="000000" w:themeColor="text1"/>
        </w:rPr>
        <w:t xml:space="preserve">, and (2) to provide additional data for training reviewers in screening and data extraction. </w:t>
      </w:r>
      <w:commentRangeStart w:id="25"/>
      <w:r w:rsidR="6BF19377" w:rsidRPr="55464B6E">
        <w:rPr>
          <w:color w:val="000000" w:themeColor="text1"/>
        </w:rPr>
        <w:t>Targeted reviews include those addressing suicide</w:t>
      </w:r>
      <w:r w:rsidR="00C23F3D">
        <w:rPr>
          <w:color w:val="000000" w:themeColor="text1"/>
        </w:rPr>
        <w:t xml:space="preserve"> </w:t>
      </w:r>
      <w:r w:rsidR="00C23F3D">
        <w:rPr>
          <w:color w:val="000000" w:themeColor="text1"/>
        </w:rPr>
        <w:fldChar w:fldCharType="begin"/>
      </w:r>
      <w:r w:rsidR="00572ABB">
        <w:rPr>
          <w:color w:val="000000" w:themeColor="text1"/>
        </w:rPr>
        <w:instrText xml:space="preserve"> ADDIN ZOTERO_ITEM CSL_CITATION {"citationID":"WVoPUPWU","properties":{"formattedCitation":"(12)","plainCitation":"(12)","noteIndex":0},"citationItems":[{"id":69196,"uris":["http://zotero.org/groups/5363837/items/ZBU5AUTS"],"itemData":{"id":69196,"type":"article-journal","abstract":"Background: Suicide remains a public health priority worldwide with over 700,000 deaths annually, ranking as a leading cause of death among young adults. Traditional research methodologies have often fallen short in capturing the multifaceted nature of suicide, focusing on isolated risk factors rather than the complex interplay of individual, social, and environmental influences. Recognizing these limitations, there is a growing recognition of the value of dynamic simulation modeling to inform suicide prevention planning.\nObjective: This systematic review aims to provide a comprehensive overview of existing dynamic models of population-level suicide and suicide-related behaviors, and to summarize their methodologies, applications, and outcomes.\nMethods: Eight databases were searched, including MEDLINE, Embase, PsycINFO, Scopus, Compendex, ACM Digital Library, IEEE Xplore, and medRxiv, from inception to July 2023. We developed a search strategy in consultation with a research librarian. Two reviewers independently conducted the title and abstract and full-text screenings including studies using dynamic modeling methods (eg, System Dynamics and agent-based modeling) for suicide or suicide-related behaviors at the population level, and excluding studies on microbiology, bioinformatics, pharmacology, nondynamic modeling methods, and nonprimary modeling reports (eg, editorials and reviews). Reviewers extracted the data using a standardized form and assessed the quality of reporting using the STRESS (Strengthening the Reporting of Empirical Simulation Studies) guidelines. A narrative synthesis was conducted for the included studies.\nResults: The search identified 1574 studies, with 22 studies meeting the inclusion criteria, including 15 System Dynamics models, 6 agent-based models, and 1 microsimulation model. The studies primarily targeted populations in Australia and the United States, with some focusing on hypothetical scenarios. The models addressed various interventions ranging from specific clinical and health service interventions, such as mental health service capacity increases, to broader social determinants, including employment programs and reduction in access to means of suicide. The studies demonstrated the utility of dynamic models in identifying the synergistic effects of combined interventions and understanding the temporal dynamics of intervention impacts.\nConclusions: Dynamic modeling of suicide and suicide-related behaviors, though still an emerging area, is expanding rapidly, adapting to a range of questions, settings, and contexts. While the quality of reporting was overall adequate, some studies lacked detailed reporting on model transparency and reproducibility. This review highlights the potential of dynamic modeling as a tool to support decision-making and to further our understanding of the complex dynamics of suicide and its related behaviors.","container-title":"JMIR public health and surveillance","DOI":"10.2196/63195","ISSN":"2369-2960","journalAbbreviation":"JMIR Public Health Surveillance","language":"en","page":"e63195","source":"DOI.org (Crossref)","title":"Dynamic simulation models of suicide and suicide-related behaviors: systematic review","title-short":"Dynamic simulation models of suicide and suicide-related behaviors","URL":"https://publichealth.jmir.org/2024/1/e63195","volume":"10","author":[{"family":"Gariepy","given":"Genevieve"},{"family":"Zahan","given":"Rifat"},{"family":"Osgood","given":"Nathaniel D"},{"family":"Yeoh","given":"Benjamin"},{"family":"Graham","given":"Eva"},{"family":"Orpana","given":"Heather"}],"accessed":{"date-parts":[["2025",3,15]]},"issued":{"date-parts":[["2024",12,2]]},"citation-key":"Gariepy_JPHS_2024"}}],"schema":"https://github.com/citation-style-language/schema/raw/master/csl-citation.json"} </w:instrText>
      </w:r>
      <w:r w:rsidR="00C23F3D">
        <w:rPr>
          <w:color w:val="000000" w:themeColor="text1"/>
        </w:rPr>
        <w:fldChar w:fldCharType="separate"/>
      </w:r>
      <w:r w:rsidR="00572ABB">
        <w:rPr>
          <w:rFonts w:eastAsiaTheme="minorHAnsi" w:cs="Times New Roman"/>
        </w:rPr>
        <w:t>(12)</w:t>
      </w:r>
      <w:r w:rsidR="00C23F3D">
        <w:rPr>
          <w:color w:val="000000" w:themeColor="text1"/>
        </w:rPr>
        <w:fldChar w:fldCharType="end"/>
      </w:r>
      <w:r w:rsidR="6BF19377" w:rsidRPr="55464B6E">
        <w:rPr>
          <w:color w:val="000000" w:themeColor="text1"/>
        </w:rPr>
        <w:t>, tobacco</w:t>
      </w:r>
      <w:r w:rsidR="00C23F3D">
        <w:rPr>
          <w:color w:val="000000" w:themeColor="text1"/>
        </w:rPr>
        <w:t xml:space="preserve"> </w:t>
      </w:r>
      <w:r w:rsidR="00C23F3D">
        <w:rPr>
          <w:color w:val="000000" w:themeColor="text1"/>
        </w:rPr>
        <w:fldChar w:fldCharType="begin"/>
      </w:r>
      <w:r w:rsidR="00572ABB">
        <w:rPr>
          <w:color w:val="000000" w:themeColor="text1"/>
        </w:rPr>
        <w:instrText xml:space="preserve"> ADDIN ZOTERO_ITEM CSL_CITATION {"citationID":"Wu60A4vW","properties":{"formattedCitation":"(13\\uc0\\u8211{}15)","plainCitation":"(13–15)","noteIndex":0},"citationItems":[{"id":72104,"uris":["http://zotero.org/groups/5363837/items/8Z5WLP4N"],"itemData":{"id":72104,"type":"article-journal","abstract":"Background To prioritise tobacco control interventions, simulating their health impacts is valuable. We undertook a systematic review of tobacco intervention simulation models to assess model structure and input variations that may render model outputs non-comparable.\nMethods We applied a Medline search with keywords intersecting modelling and tobacco. Papers were limited to those modelling health outputs (eg, mortality, health-adjusted life years), and at least two of cancer, cardiovascular and respiratory diseases. Data were extracted for each simulation model with ≥3 arising papers, including: model type, untimed or with time steps and trends in business-as-usual (BAU) tobacco prevalence and epidemiology.\nResults Of 1911 papers, 186 met the inclusion criteria, including 13 eligible simulation models. The SimSmoke model had the largest number of publications (n=46), followed by Benefits of Smoking Cessation on Outcomes (n=12) and Tobacco Policy Model (n=10). Two of 13 models only estimated deaths averted, 1 had no time steps, 5 had no future trends in BAU tobacco prevalence, 9 had no future trends in BAU disease epidemiology and 7 had no time lags from quitting tobacco to reversal of health harm.\nConclusions Considerable heterogeneity exists in simulation models, making outputs substantively non-comparable between models. Ranking of interventions by one model may be valid. However, this may not be true if, for example, interventions that differentially affect age groups (eg, a tobacco-free generation policy vs increased cessation among adults) do not account for plausible future trends. Greater standardisation of model structures and outputs will allow comparison across models and countries, and for comparisons of the impact of tobacco control interventions with other preventive interventions.","container-title":"Tobacco Control","DOI":"10.1136/tobaccocontrol-2019-055425","ISSN":"0964-4563, 1468-3318","issue":"4","language":"en","license":"© Author(s) (or their employer(s)) 2021. No commercial re-use. See rights and permissions. Published by BMJ.","note":"PMID: 32587112","page":"460-470","source":"tobaccocontrol.bmj.com","title":"Simulating future public health benefits of tobacco control interventions: a systematic review of models","title-short":"Simulating future public health benefits of tobacco control interventions","URL":"https://tobaccocontrol.bmj.com/content/30/4/460","volume":"30","author":[{"family":"Singh","given":"Ankur"},{"family":"Wilson","given":"Nick"},{"family":"Blakely","given":"Tony"}],"accessed":{"date-parts":[["2025",5,7]]},"issued":{"date-parts":[["2021",7,1]]},"citation-key":"Singh_TC_2021"}},{"id":68209,"uris":["http://zotero.org/groups/5363837/items/LYEA95CZ"],"itemData":{"id":68209,"type":"article-journal","abstract":"We reviewed the use of agent-based modeling (ABM), a systems science method, in understanding noncommunicable diseases (NCDs) and their public health risk factors. We systematically reviewed studies in PubMed, ScienceDirect, and Web of Sciences published from January 2003 to July 2014. We retrieved 22 relevant articles; each had an observational or interventional design. Physical activity and diet were the most-studied outcomes. Often, single agent types were modeled, and the environment was usually irrelevant to the studied outcome. Predictive validation and sensitivity analyses were most used to validate models. Although increasingly used to study NCDs, ABM remains underutilized and, where used, is suboptimally reported in public health studies. Its use in studying NCDs will benefit from clarified best practices and improved rigor to establish its usefulness and facilitate replication, interpretation, and application.","container-title":"American Journal of Public Health","DOI":"10.2105/AJPH.2014.302426","journalAbbreviation":"American journal of public health","language":"en","title":"Agent-based modeling of noncommunicable diseases: a systematic review.","URL":"https://consensus.app/papers/modeling-diseases-review-nianogo/00e9857d2ec3579683a0b219f9fb9e1f/","volume":"105 3","author":[{"family":"Nianogo","given":"R."},{"family":"Arah","given":"O."}],"issued":{"date-parts":[["2015",2,9]]},"citation-key":"Nianogo_Ajoph_2015"}},{"id":69304,"uris":["http://zotero.org/groups/5363837/items/BMIZ2LZR"],"itemData":{"id":69304,"type":"article-journal","abstract":"Background\n              Policy simulation models (PSMs) have been used extensively to shape health policies before real-world implementation and evaluate post-implementation impact. This systematic review aimed to examine best practices, identify common pitfalls in tobacco control PSMs and propose a modelling quality assessment framework.\n            \n            \n              Methods\n              \n                We searched five databases to identify eligible publications from July 2013 to August 2019. We additionally included papers from Feirman\n                et al\n                for studies before July 2013. Tobacco control PSMs that project tobacco use and tobacco-related outcomes from smoking policies were included. We extracted model inputs, structure and outputs data for models used in two or more included papers. Using our proposed quality assessment framework, we scored these models on population representativeness, policy effectiveness evidence, simulated smoking histories, included smoking-related diseases, exposure-outcome lag time, transparency, sensitivity analysis, validation and equity.\n              \n            \n            \n              Findings\n              We found 146 eligible papers and 25 distinct models. Most models used population data from public or administrative registries, and all performed sensitivity analysis. However, smoking behaviour was commonly modelled into crude categories of smoking status. Eight models only presented overall changes in mortality rather than explicitly considering smoking-related diseases. Only four models reported impacts on health inequalities, and none offered the source code. Overall, the higher scored models achieved higher citation rates.\n            \n            \n              Conclusions\n              While fragments of good practices were widespread across the reviewed PSMs, only a few included a ‘critical mass’ of the good practices specified in our quality assessment framework. This framework might, therefore, potentially serve as a benchmark and support sharing of good modelling practices.","container-title":"Tobacco Control","DOI":"10.1136/tobaccocontrol-2021-056825","ISSN":"0964-4563, 1468-3318","issue":"5","journalAbbreviation":"Tob. Control","language":"en","license":"https://creativecommons.org/licenses/by/4.0/","page":"589-598","source":"DOI.org (Crossref)","title":"Identifying best modelling practices for tobacco control policy simulations: a systematic review and a novel quality assessment framework","title-short":"Identifying best modelling practices for tobacco control policy simulations","URL":"https://tobaccocontrol.bmj.com/lookup/doi/10.1136/tobaccocontrol-2021-056825","volume":"32","author":[{"family":"Huang","given":"Vincy"},{"family":"Head","given":"Anna"},{"family":"Hyseni","given":"Lirije"},{"family":"O'Flaherty","given":"Martin"},{"family":"Buchan","given":"Iain"},{"family":"Capewell","given":"Simon"},{"family":"Kypridemos","given":"Chris"}],"accessed":{"date-parts":[["2025",3,16]]},"issued":{"date-parts":[["2023",9]]},"citation-key":"Huang_TC_2023"}}],"schema":"https://github.com/citation-style-language/schema/raw/master/csl-citation.json"} </w:instrText>
      </w:r>
      <w:r w:rsidR="00C23F3D">
        <w:rPr>
          <w:color w:val="000000" w:themeColor="text1"/>
        </w:rPr>
        <w:fldChar w:fldCharType="separate"/>
      </w:r>
      <w:r w:rsidR="00572ABB" w:rsidRPr="00572ABB">
        <w:rPr>
          <w:rFonts w:eastAsiaTheme="minorHAnsi" w:cs="Times New Roman"/>
        </w:rPr>
        <w:t>(13–15)</w:t>
      </w:r>
      <w:r w:rsidR="00C23F3D">
        <w:rPr>
          <w:color w:val="000000" w:themeColor="text1"/>
        </w:rPr>
        <w:fldChar w:fldCharType="end"/>
      </w:r>
      <w:r w:rsidR="00572ABB">
        <w:rPr>
          <w:color w:val="000000" w:themeColor="text1"/>
        </w:rPr>
        <w:t>, and agent-based models of NCDs.</w:t>
      </w:r>
      <w:r w:rsidR="00572ABB">
        <w:rPr>
          <w:color w:val="000000" w:themeColor="text1"/>
        </w:rPr>
        <w:fldChar w:fldCharType="begin"/>
      </w:r>
      <w:r w:rsidR="00572ABB">
        <w:rPr>
          <w:color w:val="000000" w:themeColor="text1"/>
        </w:rPr>
        <w:instrText xml:space="preserve"> ADDIN ZOTERO_ITEM CSL_CITATION {"citationID":"JB0BLPoJ","properties":{"formattedCitation":"(14)","plainCitation":"(14)","noteIndex":0},"citationItems":[{"id":68209,"uris":["http://zotero.org/groups/5363837/items/LYEA95CZ"],"itemData":{"id":68209,"type":"article-journal","abstract":"We reviewed the use of agent-based modeling (ABM), a systems science method, in understanding noncommunicable diseases (NCDs) and their public health risk factors. We systematically reviewed studies in PubMed, ScienceDirect, and Web of Sciences published from January 2003 to July 2014. We retrieved 22 relevant articles; each had an observational or interventional design. Physical activity and diet were the most-studied outcomes. Often, single agent types were modeled, and the environment was usually irrelevant to the studied outcome. Predictive validation and sensitivity analyses were most used to validate models. Although increasingly used to study NCDs, ABM remains underutilized and, where used, is suboptimally reported in public health studies. Its use in studying NCDs will benefit from clarified best practices and improved rigor to establish its usefulness and facilitate replication, interpretation, and application.","container-title":"American Journal of Public Health","DOI":"10.2105/AJPH.2014.302426","journalAbbreviation":"American journal of public health","language":"en","title":"Agent-based modeling of noncommunicable diseases: a systematic review.","URL":"https://consensus.app/papers/modeling-diseases-review-nianogo/00e9857d2ec3579683a0b219f9fb9e1f/","volume":"105 3","author":[{"family":"Nianogo","given":"R."},{"family":"Arah","given":"O."}],"issued":{"date-parts":[["2015",2,9]]},"citation-key":"Nianogo_Ajoph_2015"}}],"schema":"https://github.com/citation-style-language/schema/raw/master/csl-citation.json"} </w:instrText>
      </w:r>
      <w:r w:rsidR="00572ABB">
        <w:rPr>
          <w:color w:val="000000" w:themeColor="text1"/>
        </w:rPr>
        <w:fldChar w:fldCharType="separate"/>
      </w:r>
      <w:r w:rsidR="00572ABB">
        <w:rPr>
          <w:noProof/>
          <w:color w:val="000000" w:themeColor="text1"/>
        </w:rPr>
        <w:t>(14)</w:t>
      </w:r>
      <w:r w:rsidR="00572ABB">
        <w:rPr>
          <w:color w:val="000000" w:themeColor="text1"/>
        </w:rPr>
        <w:fldChar w:fldCharType="end"/>
      </w:r>
      <w:commentRangeEnd w:id="25"/>
      <w:r w:rsidR="00C23F3D" w:rsidRPr="002E3D1E">
        <w:rPr>
          <w:rStyle w:val="CommentReference"/>
          <w:color w:val="000000" w:themeColor="text1"/>
          <w:sz w:val="24"/>
          <w:szCs w:val="24"/>
        </w:rPr>
        <w:commentReference w:id="25"/>
      </w:r>
      <w:commentRangeEnd w:id="24"/>
      <w:r w:rsidR="00C23F3D" w:rsidRPr="002E3D1E">
        <w:rPr>
          <w:rStyle w:val="CommentReference"/>
          <w:color w:val="000000" w:themeColor="text1"/>
          <w:sz w:val="24"/>
          <w:szCs w:val="24"/>
        </w:rPr>
        <w:commentReference w:id="24"/>
      </w:r>
      <w:commentRangeEnd w:id="23"/>
      <w:r w:rsidR="00C23F3D" w:rsidRPr="002E3D1E">
        <w:rPr>
          <w:rStyle w:val="CommentReference"/>
          <w:color w:val="000000" w:themeColor="text1"/>
          <w:sz w:val="24"/>
          <w:szCs w:val="24"/>
        </w:rPr>
        <w:commentReference w:id="23"/>
      </w:r>
      <w:commentRangeEnd w:id="22"/>
      <w:r w:rsidR="00C23F3D" w:rsidRPr="002E3D1E">
        <w:rPr>
          <w:rStyle w:val="CommentReference"/>
          <w:color w:val="000000" w:themeColor="text1"/>
          <w:sz w:val="24"/>
          <w:szCs w:val="24"/>
        </w:rPr>
        <w:commentReference w:id="22"/>
      </w:r>
    </w:p>
    <w:p w14:paraId="31EDBAE1" w14:textId="77777777" w:rsidR="00A21722" w:rsidRDefault="000A6F97">
      <w:pPr>
        <w:pStyle w:val="Heading2"/>
      </w:pPr>
      <w:bookmarkStart w:id="26" w:name="study-selection"/>
      <w:bookmarkEnd w:id="14"/>
      <w:bookmarkEnd w:id="21"/>
      <w:commentRangeStart w:id="27"/>
      <w:commentRangeEnd w:id="27"/>
      <w:r>
        <w:rPr>
          <w:rStyle w:val="CommentReference"/>
          <w:sz w:val="26"/>
          <w:szCs w:val="26"/>
        </w:rPr>
        <w:commentReference w:id="27"/>
      </w:r>
      <w:r w:rsidR="001E6592">
        <w:t>2.5 Study selection</w:t>
      </w:r>
    </w:p>
    <w:p w14:paraId="08270AC8" w14:textId="77777777" w:rsidR="00A21722" w:rsidRDefault="001E6592">
      <w:pPr>
        <w:pStyle w:val="Heading3"/>
      </w:pPr>
      <w:bookmarkStart w:id="28" w:name="title-and-abstract-screening"/>
      <w:r>
        <w:t>2.5.1 Title and abstract screening</w:t>
      </w:r>
    </w:p>
    <w:p w14:paraId="5CD5413E" w14:textId="5BA5E470" w:rsidR="00A21722" w:rsidRDefault="001E6592">
      <w:pPr>
        <w:pStyle w:val="FirstParagraph"/>
      </w:pPr>
      <w:r>
        <w:t xml:space="preserve">Title and abstract screening </w:t>
      </w:r>
      <w:r>
        <w:t xml:space="preserve">will use a human-AI collaborative approach combining five human reviewers with AI-assisted screening. Two complementary AI methods will be used: (1) active learning for record </w:t>
      </w:r>
      <w:r w:rsidR="00E8736D">
        <w:t xml:space="preserve">prioritization </w:t>
      </w:r>
      <w:r>
        <w:t>using ASReview,</w:t>
      </w:r>
      <w:r>
        <w:fldChar w:fldCharType="begin"/>
      </w:r>
      <w:r w:rsidR="00572ABB">
        <w:instrText xml:space="preserve"> ADDIN ZOTERO_ITEM CSL_CITATION {"citationID":"IlpX6lf2","properties":{"formattedCitation":"(16,17)","plainCitation":"(16,17)","noteIndex":0},"citationItems":[{"id":71801,"uris":["http://zotero.org/groups/5363837/items/TFSZJBRD"],"itemData":{"id":71801,"type":"article-journal","abstract":"BACKGROUND: Conducting a systematic review demands a significant amount of effort in screening titles and abstracts. To accelerate this process, various tools that utilize active learning have been proposed. These tools allow the reviewer to interact with machine learning software to identify relevant publications as early as possible. The goal of this study is to gain a comprehensive understanding of active learning models for reducing the workload in systematic reviews through a simulation study.\nMETHODS: The simulation study mimics the process of a human reviewer screening records while interacting with an active learning model. Different active learning models were compared based on four classification techniques (naive Bayes, logistic regression, support vector machines, and random forest) and two feature extraction strategies (TF-IDF and doc2vec). The performance of the models was compared for six systematic review datasets from different research areas. The evaluation of the models was based on the Work Saved over Sampling (WSS) and recall. Additionally, this study introduces two new statistics, Time to Discovery (TD) and Average Time to Discovery (ATD).\nRESULTS: The models reduce the number of publications needed to screen by 91.7 to 63.9% while still finding 95% of all relevant records (WSS@95). Recall of the models was defined as the proportion of relevant records found after screening 10% of of all records and ranges from 53.6 to 99.8%. The ATD values range from 1.4% till 11.7%, which indicate the average proportion of labeling decisions the researcher needs to make to detect a relevant record. The ATD values display a similar ranking across the simulations as the recall and WSS values.\nCONCLUSIONS: Active learning models for screening prioritization demonstrate significant potential for reducing the workload in systematic reviews. The Naive Bayes + TF-IDF model yielded the best results overall. The Average Time to Discovery (ATD) measures performance of active learning models throughout the entire screening process without the need for an arbitrary cut-off point. This makes the ATD a promising metric for comparing the performance of different models across different datasets.","container-title":"Systematic Reviews","DOI":"10.1186/s13643-023-02257-7","ISSN":"2046-4053","issue":"1","journalAbbreviation":"Syst. Rev.","language":"en","note":"Citation Key: Ferdinands2023PerformanceOA\nPMID: 37340494\nPMCID: PMC10280866","page":"100","source":"PubMed","title":"Performance of active learning models for screening prioritization in systematic reviews: a simulation study into the average time to discover relevant records","title-short":"Performance of active learning models for screening prioritization in systematic reviews","URL":"https://api.semanticscholar.org/CorpusID:259195980","volume":"12","author":[{"family":"Ferdinands","given":"Gerbrich"},{"family":"Schram","given":"Raoul"},{"family":"Bruin","given":"Jonathan","non-dropping-particle":"de"},{"family":"Bagheri","given":"Ayoub"},{"family":"Oberski","given":"Daniel L."},{"family":"Tummers","given":"Lars G"},{"family":"Teijema","given":"Jelle Jasper"},{"family":"Schoot","given":"Rens","non-dropping-particle":"van de"}],"issued":{"date-parts":[["2023"]]},"citation-key":"Ferdinands2023PerformanceOA"}},{"id":43711,"uris":["http://zotero.org/groups/5363837/items/W8DL9X3B"],"itemData":{"id":43711,"type":"article-journal","container-title":"Nature machine intelligence","DOI":"10.1038/s42256-020-00287-7","issue":"2","note":"ISBN: 2522-5839\npublisher: Nature Publishing Group UK London","page":"125-133","title":"An open source machine learning framework for efficient and transparent systematic reviews","volume":"3","author":[{"family":"Van De Schoot","given":"Rens"},{"family":"De Bruin","given":"Jonathan"},{"family":"Schram","given":"Raoul"},{"family":"Zahedi","given":"Parisa"},{"family":"De Boer","given":"Jan"},{"family":"Weijdema","given":"Felix"},{"family":"Kramer","given":"Bianca"},{"family":"Huijts","given":"Martijn"},{"family":"Hoogerwerf","given":"Maarten"},{"family":"Ferdinands","given":"Gerbrich"}],"issued":{"date-parts":[["2021"]]},"citation-key":"VanDeSchoot_NMI_2021"}}],"schema":"https://github.com/citation-style-language/schema/raw/master/csl-citation.json"} </w:instrText>
      </w:r>
      <w:r>
        <w:fldChar w:fldCharType="separate"/>
      </w:r>
      <w:r w:rsidR="00572ABB">
        <w:t>(16,17)</w:t>
      </w:r>
      <w:r>
        <w:fldChar w:fldCharType="end"/>
      </w:r>
      <w:r>
        <w:t xml:space="preserve"> and (2) large language model (LLM) classification. The full methodological protocol for the AI-assisted approach, including training procedures, validation framework, stopping rules, and performance metrics, is described in a separate protocol (see AI-assisted screening protocol).</w:t>
      </w:r>
    </w:p>
    <w:p w14:paraId="7C34D644" w14:textId="77777777" w:rsidR="00A21722" w:rsidRDefault="001E6592">
      <w:pPr>
        <w:pStyle w:val="Heading4"/>
      </w:pPr>
      <w:bookmarkStart w:id="29" w:name="reviewers"/>
      <w:r>
        <w:t>Reviewers</w:t>
      </w:r>
    </w:p>
    <w:p w14:paraId="120CDA61" w14:textId="18D17242" w:rsidR="00A21722" w:rsidRDefault="001E6592">
      <w:pPr>
        <w:pStyle w:val="FirstParagraph"/>
      </w:pPr>
      <w:r>
        <w:t xml:space="preserve">Five human reviewers with varying </w:t>
      </w:r>
      <w:r w:rsidR="00E8736D">
        <w:t>levels</w:t>
      </w:r>
      <w:r>
        <w:t xml:space="preserve"> </w:t>
      </w:r>
      <w:r w:rsidR="00E8736D">
        <w:t>of experience</w:t>
      </w:r>
      <w:r>
        <w:t xml:space="preserve"> (two graduate trainees, two mid-career researchers, and the principal investigator) will conduct screening. The deliberate inclusion of reviewers at different career stages enables comparison of AI performance against human reviewers across experience levels.</w:t>
      </w:r>
    </w:p>
    <w:p w14:paraId="12226F77" w14:textId="77777777" w:rsidR="00A21722" w:rsidRDefault="001E6592">
      <w:pPr>
        <w:pStyle w:val="Heading4"/>
      </w:pPr>
      <w:bookmarkStart w:id="30" w:name="training"/>
      <w:bookmarkEnd w:id="29"/>
      <w:r>
        <w:t>Training</w:t>
      </w:r>
    </w:p>
    <w:p w14:paraId="4E1AF2DC" w14:textId="77777777" w:rsidR="00A21722" w:rsidRDefault="001E6592">
      <w:pPr>
        <w:pStyle w:val="FirstParagraph"/>
      </w:pPr>
      <w:r>
        <w:t xml:space="preserve">Human reviewers will complete calibration exercises using a training dataset drawn from hand-searched journals, a draft database search, and prior systematic reviews </w:t>
      </w:r>
      <w:r>
        <w:lastRenderedPageBreak/>
        <w:t>(~3,000 records total). Inter-rater agreement will be assessed using prevalence-adjusted bias-adjusted kappa (PABAK), with a training threshold of PABAK ≥ 0.80.</w:t>
      </w:r>
    </w:p>
    <w:p w14:paraId="7AE3B876" w14:textId="77777777" w:rsidR="00A21722" w:rsidRDefault="001E6592">
      <w:pPr>
        <w:pStyle w:val="BodyText"/>
      </w:pPr>
      <w:r>
        <w:t xml:space="preserve">The AI system will be validated against the training dataset, with targets of sensitivity ≥ 95% and specificity ≥ 90%. If </w:t>
      </w:r>
      <w:r>
        <w:t>validation targets are not met, the AI protocol describes contingency procedures including additional training, threshold adjustment, or increased human verification of AI decisions.</w:t>
      </w:r>
    </w:p>
    <w:p w14:paraId="0D287F35" w14:textId="77777777" w:rsidR="00A21722" w:rsidRDefault="001E6592">
      <w:pPr>
        <w:pStyle w:val="Heading4"/>
      </w:pPr>
      <w:bookmarkStart w:id="31" w:name="screening-procedure"/>
      <w:bookmarkEnd w:id="30"/>
      <w:r>
        <w:t>Screening procedure</w:t>
      </w:r>
    </w:p>
    <w:p w14:paraId="65A4BCCA" w14:textId="232B017B" w:rsidR="00A21722" w:rsidRDefault="001E6592">
      <w:pPr>
        <w:pStyle w:val="FirstParagraph"/>
      </w:pPr>
      <w:r>
        <w:t>Two reviewers will independently screen each record. Human reviewers will use ASReview to prioriti</w:t>
      </w:r>
      <w:r w:rsidR="00ABE3AB">
        <w:t>z</w:t>
      </w:r>
      <w:r>
        <w:t>e records based on prior decisions. Records with any</w:t>
      </w:r>
      <w:r w:rsidRPr="00A54519">
        <w:t xml:space="preserve"> include</w:t>
      </w:r>
      <w:r w:rsidR="00A54519" w:rsidRPr="00A54519">
        <w:t>d</w:t>
      </w:r>
      <w:r>
        <w:t xml:space="preserve"> decision will proceed to full-text review. Discordant decisions will be resolved through discussion; if consensus cannot be reached, a third reviewer with subject-matter expertise will adjudicate.</w:t>
      </w:r>
    </w:p>
    <w:p w14:paraId="7BEB757C" w14:textId="25727366" w:rsidR="00A21722" w:rsidRDefault="001E6592">
      <w:pPr>
        <w:pStyle w:val="BodyText"/>
      </w:pPr>
      <w:r>
        <w:t>Human reviewers will apply stopping rules based on estimated recall (≥95% target), validated using hypergeometric distribution methods.</w:t>
      </w:r>
      <w:r w:rsidR="00A54519">
        <w:fldChar w:fldCharType="begin"/>
      </w:r>
      <w:r w:rsidR="00A54519">
        <w:instrText xml:space="preserve"> ADDIN ZOTERO_ITEM CSL_CITATION {"citationID":"kHGj9IT9","properties":{"formattedCitation":"(18)","plainCitation":"(18)","noteIndex":0},"citationItems":[{"id":52527,"uris":["http://zotero.org/groups/5363837/items/P8CZLVLU"],"itemData":{"id":52527,"type":"article-journal","abstract":"Abstract\n            Active learning for systematic review screening promises to reduce the human effort required to identify relevant documents for a systematic review. Machines and humans work together, with humans providing training data, and the machine optimising the documents that the humans screen. This enables the identification of all relevant documents after viewing only a fraction of the total documents. However, current approaches lack robust stopping criteria, so that reviewers do not know when they have seen all or a certain proportion of relevant documents. This means that such systems are hard to implement in live reviews. This paper introduces a workflow with flexible statistical stopping criteria, which offer real work reductions on the basis of rejecting a hypothesis of having missed a given recall target with a given level of confidence. The stopping criteria are shown on test datasets to achieve a reliable level of recall, while still providing work reductions of on average 17%. Other methods proposed previously are shown to provide inconsistent recall and work reductions across datasets.","container-title":"Systematic Reviews","DOI":"10.1186/s13643-020-01521-4","ISSN":"2046-4053","issue":"1","journalAbbreviation":"Syst Rev","language":"en","page":"273","source":"DOI.org (Crossref)","title":"Statistical stopping criteria for automated screening in systematic reviews","URL":"https://systematicreviewsjournal.biomedcentral.com/articles/10.1186/s13643-020-01521-4","volume":"9","author":[{"family":"Callaghan","given":"Max W"},{"family":"Müller-Hansen","given":"Finn"}],"accessed":{"date-parts":[["2024",10,2]]},"issued":{"date-parts":[["2020",12]]},"citation-key":"Callaghan_SR_2020"}}],"schema":"https://github.com/citation-style-language/schema/raw/master/csl-citation.json"} </w:instrText>
      </w:r>
      <w:r w:rsidR="00A54519">
        <w:fldChar w:fldCharType="separate"/>
      </w:r>
      <w:r w:rsidR="00A54519">
        <w:rPr>
          <w:noProof/>
        </w:rPr>
        <w:t>(18)</w:t>
      </w:r>
      <w:r w:rsidR="00A54519">
        <w:fldChar w:fldCharType="end"/>
      </w:r>
      <w:r>
        <w:t xml:space="preserve"> The AI system will screen all records without stopping rules, enabling comparison of coverage between approaches.</w:t>
      </w:r>
    </w:p>
    <w:p w14:paraId="130709AA" w14:textId="77777777" w:rsidR="00A21722" w:rsidRDefault="001E6592">
      <w:pPr>
        <w:pStyle w:val="Heading4"/>
      </w:pPr>
      <w:bookmarkStart w:id="32" w:name="blinding"/>
      <w:bookmarkEnd w:id="31"/>
      <w:r>
        <w:t>Blinding</w:t>
      </w:r>
    </w:p>
    <w:p w14:paraId="100A7CBA" w14:textId="77777777" w:rsidR="00A21722" w:rsidRDefault="001E6592">
      <w:pPr>
        <w:pStyle w:val="FirstParagraph"/>
      </w:pPr>
      <w:r>
        <w:t>Human reviewers will be blinded to each other’s decisions and to AI classifications during screening. AI screening runs in parallel with human screening; decisions are merged only after both are complete.</w:t>
      </w:r>
    </w:p>
    <w:p w14:paraId="7D5FA75C" w14:textId="77777777" w:rsidR="00A21722" w:rsidRDefault="001E6592">
      <w:pPr>
        <w:pStyle w:val="Heading4"/>
      </w:pPr>
      <w:bookmarkStart w:id="33" w:name="quality-monitoring"/>
      <w:bookmarkEnd w:id="32"/>
      <w:r>
        <w:t>Quality monitoring</w:t>
      </w:r>
    </w:p>
    <w:p w14:paraId="59A472AD" w14:textId="2F405421" w:rsidR="00A21722" w:rsidRDefault="001E6592">
      <w:pPr>
        <w:pStyle w:val="FirstParagraph"/>
      </w:pPr>
      <w:r>
        <w:t xml:space="preserve">Performance metrics (sensitivity, specificity, </w:t>
      </w:r>
      <w:r w:rsidR="00A54519">
        <w:t xml:space="preserve">and </w:t>
      </w:r>
      <w:r>
        <w:t>inter-rater agreement) will be calculated after each batch and used to provide feedback to all reviewers. Learning curves will track performance over time.</w:t>
      </w:r>
    </w:p>
    <w:p w14:paraId="14D0333D" w14:textId="77777777" w:rsidR="00A21722" w:rsidRDefault="001E6592">
      <w:pPr>
        <w:pStyle w:val="Heading3"/>
      </w:pPr>
      <w:bookmarkStart w:id="34" w:name="full-text-screening"/>
      <w:bookmarkEnd w:id="28"/>
      <w:bookmarkEnd w:id="33"/>
      <w:r>
        <w:t>2.5.2 Full-text screening</w:t>
      </w:r>
    </w:p>
    <w:p w14:paraId="124A5D37" w14:textId="03534114" w:rsidR="00A21722" w:rsidRDefault="001E6592">
      <w:pPr>
        <w:pStyle w:val="FirstParagraph"/>
      </w:pPr>
      <w:r>
        <w:rPr>
          <w:b/>
          <w:bCs/>
        </w:rPr>
        <w:t>Full-text retrieval.</w:t>
      </w:r>
      <w:r>
        <w:t xml:space="preserve"> Full-text articles will be retrieved through institutional library access, open access repositories, and interlibrary loan. For articles not retrievable through these channels, we will contact </w:t>
      </w:r>
      <w:r w:rsidR="00A54519">
        <w:t xml:space="preserve">the </w:t>
      </w:r>
      <w:r>
        <w:t>corresponding authors. Articles that cannot be retrieved after two author contact attempts (allowing 2 weeks for response) will be documented as “not retrieved” in the PRISMA flow diagram and excluded from further screening.</w:t>
      </w:r>
    </w:p>
    <w:p w14:paraId="49E6C758" w14:textId="77777777" w:rsidR="00A21722" w:rsidRDefault="001E6592">
      <w:pPr>
        <w:pStyle w:val="BodyText"/>
      </w:pPr>
      <w:r>
        <w:rPr>
          <w:b/>
          <w:bCs/>
        </w:rPr>
        <w:lastRenderedPageBreak/>
        <w:t>Full-text assessment.</w:t>
      </w:r>
      <w:r>
        <w:t xml:space="preserve"> Two reviewers will independently assess all potentially eligible full-text articles. Discrepancies will be resolved through discussion and, if consensus cannot be reached, a third reviewer with subject-matter expertise (DM) will adjudicate. Articles published in languages other than English will be translated using machine translation tools (e.g., Google Translate, DeepL). If machine translation is insufficient to determine eligibility, the article will be excluded and documented in the PRISMA flowchart.</w:t>
      </w:r>
    </w:p>
    <w:p w14:paraId="357A55EF" w14:textId="77777777" w:rsidR="00A21722" w:rsidRDefault="001E6592">
      <w:pPr>
        <w:pStyle w:val="BodyText"/>
      </w:pPr>
      <w:r>
        <w:t>We will use an AI-assisted approach to enhance the efficiency and consistency of the full-text screening. The AI system will be trained using a reference set of included and excluded studies and applied to prioritize records most likely to meet inclusion criteria. All records that meet the initial screen will undergo reviewer assessment to ensure that potentially eligible studies are not excluded solely by automation. Further methodological details of the AI-assisted process are described in a separate protocol.</w:t>
      </w:r>
    </w:p>
    <w:p w14:paraId="313F78EF" w14:textId="77777777" w:rsidR="00A21722" w:rsidRDefault="001E6592">
      <w:pPr>
        <w:pStyle w:val="Heading3"/>
      </w:pPr>
      <w:bookmarkStart w:id="35" w:name="reporting-exclusions-and-prisma-flow"/>
      <w:bookmarkEnd w:id="34"/>
      <w:r>
        <w:t>2.5.3 Reporting exclusions and PRISMA flow</w:t>
      </w:r>
    </w:p>
    <w:p w14:paraId="6B0F2AC2" w14:textId="77777777" w:rsidR="00A21722" w:rsidRDefault="001E6592">
      <w:pPr>
        <w:pStyle w:val="FirstParagraph"/>
      </w:pPr>
      <w:r>
        <w:t>Sources excluded at each screening step will be reported with the reason for exclusion and provided as an appendix in the final scoping review report. To enable PRISMA-2020 flow diagram reporting, we will track:</w:t>
      </w:r>
    </w:p>
    <w:p w14:paraId="3FE84EAF" w14:textId="77777777" w:rsidR="00A21722" w:rsidRDefault="001E6592" w:rsidP="006138A3">
      <w:pPr>
        <w:pStyle w:val="Compact"/>
        <w:numPr>
          <w:ilvl w:val="0"/>
          <w:numId w:val="1"/>
        </w:numPr>
      </w:pPr>
      <w:r>
        <w:t>Records identified from each database (before and after deduplication)</w:t>
      </w:r>
    </w:p>
    <w:p w14:paraId="2797481C" w14:textId="0EE8A63D" w:rsidR="00A21722" w:rsidRDefault="001E6592" w:rsidP="006138A3">
      <w:pPr>
        <w:pStyle w:val="Compact"/>
        <w:numPr>
          <w:ilvl w:val="0"/>
          <w:numId w:val="1"/>
        </w:numPr>
      </w:pPr>
      <w:r>
        <w:t xml:space="preserve">Records screened at </w:t>
      </w:r>
      <w:r w:rsidR="00A54519">
        <w:t xml:space="preserve">the </w:t>
      </w:r>
      <w:r>
        <w:t>title/abstract stage</w:t>
      </w:r>
      <w:r w:rsidR="00A54519">
        <w:t>,</w:t>
      </w:r>
      <w:r>
        <w:t xml:space="preserve"> and </w:t>
      </w:r>
      <w:r w:rsidR="00A54519">
        <w:t xml:space="preserve">a </w:t>
      </w:r>
      <w:r>
        <w:t xml:space="preserve">number </w:t>
      </w:r>
      <w:r w:rsidR="00A54519">
        <w:t xml:space="preserve">were </w:t>
      </w:r>
      <w:r>
        <w:t>excluded</w:t>
      </w:r>
    </w:p>
    <w:p w14:paraId="71B62CAA" w14:textId="2DD1E764" w:rsidR="00A21722" w:rsidRDefault="001E6592" w:rsidP="006138A3">
      <w:pPr>
        <w:pStyle w:val="Compact"/>
        <w:numPr>
          <w:ilvl w:val="0"/>
          <w:numId w:val="1"/>
        </w:numPr>
      </w:pPr>
      <w:r>
        <w:t>Full-text articles sought for retrieval</w:t>
      </w:r>
      <w:r w:rsidR="00A54519">
        <w:t>,</w:t>
      </w:r>
      <w:r>
        <w:t xml:space="preserve"> and </w:t>
      </w:r>
      <w:r w:rsidR="00A54519">
        <w:t xml:space="preserve">the </w:t>
      </w:r>
      <w:r>
        <w:t>number not retrieved</w:t>
      </w:r>
    </w:p>
    <w:p w14:paraId="74DC756F" w14:textId="48D271CC" w:rsidR="00A21722" w:rsidRDefault="001E6592" w:rsidP="006138A3">
      <w:pPr>
        <w:pStyle w:val="Compact"/>
        <w:numPr>
          <w:ilvl w:val="0"/>
          <w:numId w:val="1"/>
        </w:numPr>
      </w:pPr>
      <w:r>
        <w:t xml:space="preserve">Full-text articles assessed and number excluded (with reasons </w:t>
      </w:r>
      <w:r w:rsidR="00A54519">
        <w:t>for</w:t>
      </w:r>
      <w:r>
        <w:t xml:space="preserve"> exclusion criterion)</w:t>
      </w:r>
    </w:p>
    <w:p w14:paraId="489210F2" w14:textId="77777777" w:rsidR="00A21722" w:rsidRDefault="001E6592" w:rsidP="006138A3">
      <w:pPr>
        <w:pStyle w:val="Compact"/>
        <w:numPr>
          <w:ilvl w:val="0"/>
          <w:numId w:val="1"/>
        </w:numPr>
      </w:pPr>
      <w:r>
        <w:t>Studies included in the final review</w:t>
      </w:r>
    </w:p>
    <w:p w14:paraId="26A0E3DD" w14:textId="450E93E1" w:rsidR="00A21722" w:rsidRDefault="001E6592">
      <w:pPr>
        <w:pStyle w:val="FirstParagraph"/>
      </w:pPr>
      <w:r>
        <w:t xml:space="preserve">Screening decisions and exclusion reasons will be managed </w:t>
      </w:r>
      <w:r w:rsidR="00A54519">
        <w:t>in accordance with the data management plan (see Appendix…).</w:t>
      </w:r>
    </w:p>
    <w:p w14:paraId="055267DC" w14:textId="77777777" w:rsidR="00A21722" w:rsidRDefault="001E6592">
      <w:pPr>
        <w:pStyle w:val="Heading2"/>
      </w:pPr>
      <w:bookmarkStart w:id="36" w:name="data-charting-process"/>
      <w:bookmarkEnd w:id="26"/>
      <w:bookmarkEnd w:id="35"/>
      <w:r>
        <w:t>2.6 Data charting process</w:t>
      </w:r>
    </w:p>
    <w:p w14:paraId="45671CD7" w14:textId="77777777" w:rsidR="00A21722" w:rsidRDefault="001E6592">
      <w:pPr>
        <w:pStyle w:val="FirstParagraph"/>
      </w:pPr>
      <w:r>
        <w:t>Data extraction forms will be piloted and refined prior to implementation to ensure that they are fit for purpose and appropriately capture information relevant to the research questions.</w:t>
      </w:r>
    </w:p>
    <w:p w14:paraId="1FCA4D9B" w14:textId="2306EEFD" w:rsidR="00A21722" w:rsidRDefault="001E6592">
      <w:pPr>
        <w:pStyle w:val="BodyText"/>
      </w:pPr>
      <w:r>
        <w:t>We will employ a two-form extraction approach. The first form will capture metadata including source type (e.g., modelling study</w:t>
      </w:r>
      <w:del w:id="37" w:author="Sarah Beach" w:date="2026-01-13T13:54:00Z">
        <w:r>
          <w:delText xml:space="preserve">, </w:delText>
        </w:r>
        <w:commentRangeStart w:id="38"/>
        <w:r>
          <w:delText>commentar</w:delText>
        </w:r>
        <w:r w:rsidDel="001E6592">
          <w:delText>y</w:delText>
        </w:r>
      </w:del>
      <w:commentRangeEnd w:id="38"/>
      <w:r>
        <w:rPr>
          <w:rStyle w:val="CommentReference"/>
          <w:sz w:val="24"/>
          <w:szCs w:val="24"/>
        </w:rPr>
        <w:commentReference w:id="38"/>
      </w:r>
      <w:r>
        <w:t xml:space="preserve">), title, authors, year of publication, and </w:t>
      </w:r>
      <w:r>
        <w:lastRenderedPageBreak/>
        <w:t>other bibliographic information. In addition, fields will capture reporting practices, their relevance to the predefined scope, and their location within the source document (e.g., section title).</w:t>
      </w:r>
    </w:p>
    <w:p w14:paraId="2F10038F" w14:textId="77777777" w:rsidR="00A21722" w:rsidRDefault="001E6592">
      <w:pPr>
        <w:pStyle w:val="BodyText"/>
      </w:pPr>
      <w:r>
        <w:t>The second form will collect detailed information on each source’s reporting practices, including adherence to reporting items identified in existing guidelines as well as any additional reporting practices emerging from the included studies. Each source will be assigned a unique identifier to enable linkage between the metadata and detailed extraction forms.</w:t>
      </w:r>
    </w:p>
    <w:p w14:paraId="14654D09" w14:textId="77777777" w:rsidR="00A21722" w:rsidRDefault="001E6592">
      <w:pPr>
        <w:pStyle w:val="Heading2"/>
      </w:pPr>
      <w:bookmarkStart w:id="39" w:name="synthesis-of-results"/>
      <w:bookmarkEnd w:id="36"/>
      <w:r>
        <w:t>2.7 Synthesis of results</w:t>
      </w:r>
    </w:p>
    <w:p w14:paraId="0D48FBB5" w14:textId="19DBA947" w:rsidR="00A21722" w:rsidRDefault="001E6592">
      <w:pPr>
        <w:pStyle w:val="FirstParagraph"/>
      </w:pPr>
      <w:r>
        <w:t xml:space="preserve">We will use both quantitative (e.g., frequency counts of adherence to reporting items) and qualitative descriptive methods (e.g., categorical coding of reporting practices) to </w:t>
      </w:r>
      <w:del w:id="40" w:author="Sarah Beach" w:date="2026-01-08T16:39:00Z">
        <w:r>
          <w:delText>synthesise</w:delText>
        </w:r>
      </w:del>
      <w:commentRangeStart w:id="41"/>
      <w:ins w:id="42" w:author="Sarah Beach" w:date="2026-01-08T16:39:00Z">
        <w:r w:rsidR="38A9C09D">
          <w:t>synthesize</w:t>
        </w:r>
      </w:ins>
      <w:r>
        <w:t xml:space="preserve"> </w:t>
      </w:r>
      <w:commentRangeEnd w:id="41"/>
      <w:r>
        <w:rPr>
          <w:rStyle w:val="CommentReference"/>
          <w:sz w:val="24"/>
          <w:szCs w:val="24"/>
        </w:rPr>
        <w:commentReference w:id="41"/>
      </w:r>
      <w:r>
        <w:t>findings. Reporting items and practices identified in included studies will be mapped against reporting items from existing guidelines. Where a reporting practice does not align with an existing guideline item, a new item will be created.</w:t>
      </w:r>
    </w:p>
    <w:p w14:paraId="43ED1363" w14:textId="77777777" w:rsidR="00A21722" w:rsidRDefault="001E6592">
      <w:pPr>
        <w:pStyle w:val="BodyText"/>
        <w:rPr>
          <w:ins w:id="43" w:author="Sarah Beach" w:date="2026-01-13T14:25:00Z" w16du:dateUtc="2026-01-13T14:25:28Z"/>
        </w:rPr>
      </w:pPr>
      <w:r>
        <w:t>The primary output of this scoping review will be the development of a preliminary set of reporting items for NCD modelling studies. This set will be organized into domains, themes, and criteria to guide future reporting practices and support formal evaluations of population health modelling studies.</w:t>
      </w:r>
    </w:p>
    <w:p w14:paraId="49EF8998" w14:textId="22BE9AFC" w:rsidR="29B4E7AE" w:rsidRDefault="29B4E7AE" w:rsidP="50F081EA">
      <w:pPr>
        <w:pStyle w:val="Heading2"/>
        <w:rPr>
          <w:ins w:id="44" w:author="Sarah Beach" w:date="2026-01-13T14:25:00Z" w16du:dateUtc="2026-01-13T14:25:29Z"/>
        </w:rPr>
      </w:pPr>
      <w:ins w:id="45" w:author="Sarah Beach" w:date="2026-01-13T14:25:00Z">
        <w:r>
          <w:t>2.8 Consulting Experts and Stakeholders </w:t>
        </w:r>
      </w:ins>
    </w:p>
    <w:p w14:paraId="700D19C7" w14:textId="4926B7EC" w:rsidR="29B4E7AE" w:rsidRDefault="29B4E7AE">
      <w:pPr>
        <w:pStyle w:val="FirstParagraph"/>
        <w:rPr>
          <w:ins w:id="46" w:author="Sarah Beach" w:date="2026-01-13T14:25:00Z" w16du:dateUtc="2026-01-13T14:25:29Z"/>
        </w:rPr>
      </w:pPr>
      <w:ins w:id="47" w:author="Sarah Beach" w:date="2026-01-13T14:25:00Z">
        <w:r>
          <w:t xml:space="preserve">Scoping review results (i.e., our preliminary framework) will be brought to our study Strategic Advisory Committee for collaboration and input. Our </w:t>
        </w:r>
      </w:ins>
      <w:ins w:id="48" w:author="Sarah Beach" w:date="2026-01-13T14:35:00Z">
        <w:r w:rsidR="35E175DD">
          <w:t xml:space="preserve">Strategic Advisory </w:t>
        </w:r>
      </w:ins>
      <w:ins w:id="49" w:author="Sarah Beach" w:date="2026-01-13T14:36:00Z">
        <w:r w:rsidR="35E175DD">
          <w:t>Committee</w:t>
        </w:r>
      </w:ins>
      <w:ins w:id="50" w:author="Sarah Beach" w:date="2026-01-13T14:25:00Z">
        <w:r>
          <w:t xml:space="preserve"> is composed of multidisciplinary experts from various stakeholder groups with multinational representation. Our Strategic Advisory Committee will also have a member responsible for representing knowledge users. The Strategic Advisory Committee will therefore review the preliminary framework and provide feedback on evaluation items that may need to be added, subtracted, or altered. </w:t>
        </w:r>
      </w:ins>
    </w:p>
    <w:p w14:paraId="7003C994" w14:textId="478931AB" w:rsidR="29B4E7AE" w:rsidRDefault="29B4E7AE" w:rsidP="50F081EA">
      <w:pPr>
        <w:pStyle w:val="BodyText"/>
      </w:pPr>
      <w:ins w:id="51" w:author="Sarah Beach" w:date="2026-01-13T14:25:00Z">
        <w:r>
          <w:t>We understand the importance of consulting with relevant parties. Therefore, after the preliminary framework has been reviewed by our Strategic Advisory Committee, the framework will be further developed using a two-round international modified Delphi approach. The evaluation framework will then be finalized and disseminated based on the results of the consensus meeting. </w:t>
        </w:r>
      </w:ins>
    </w:p>
    <w:p w14:paraId="790DA57D" w14:textId="03488C32" w:rsidR="00A21722" w:rsidRDefault="0AD6EC5D">
      <w:pPr>
        <w:pStyle w:val="Heading1"/>
      </w:pPr>
      <w:bookmarkStart w:id="52" w:name="discussion"/>
      <w:bookmarkEnd w:id="10"/>
      <w:bookmarkEnd w:id="39"/>
      <w:ins w:id="53" w:author="Sarah Beach" w:date="2026-01-12T18:43:00Z">
        <w:r>
          <w:lastRenderedPageBreak/>
          <w:t xml:space="preserve">3. </w:t>
        </w:r>
      </w:ins>
      <w:r w:rsidR="001E6592">
        <w:t>Discussion</w:t>
      </w:r>
    </w:p>
    <w:p w14:paraId="1B92952A" w14:textId="77777777" w:rsidR="00A21722" w:rsidRDefault="001E6592">
      <w:pPr>
        <w:pStyle w:val="Heading2"/>
      </w:pPr>
      <w:bookmarkStart w:id="54" w:name="anticipated-contributions"/>
      <w:r>
        <w:t>3.1 Anticipated contributions</w:t>
      </w:r>
    </w:p>
    <w:p w14:paraId="61711D2F" w14:textId="09F4D4DE" w:rsidR="00A21722" w:rsidRDefault="001E6592">
      <w:pPr>
        <w:pStyle w:val="FirstParagraph"/>
      </w:pPr>
      <w:r>
        <w:t xml:space="preserve">This review will identify and synthesize current reporting practices and existing guidelines for NCD modelling studies, assessing their sufficiency in ensuring accurate and consistent reporting in this field. Findings will be thematically grouped to create a preliminary evaluation framework, which will subsequently be refined through review by the study’s </w:t>
      </w:r>
      <w:del w:id="55" w:author="Sarah Beach" w:date="2026-01-12T18:44:00Z">
        <w:r w:rsidDel="001E6592">
          <w:delText>Executive Group</w:delText>
        </w:r>
      </w:del>
      <w:ins w:id="56" w:author="Sarah Beach" w:date="2026-01-12T18:44:00Z">
        <w:r w:rsidR="3FEC5594">
          <w:t>Strategic Advisory Committee</w:t>
        </w:r>
      </w:ins>
      <w:r>
        <w:t xml:space="preserve"> and international stakeholders using a Delphi consensus approach. The resulting consensus-based framework will provide guidance for the reporting and evaluation of NCD modelling studies, facilitate comparability across studies, and inform both methodological research and policy-relevant applications. Any amendments or deviations from this protocol will be documented and presented in the final review.</w:t>
      </w:r>
    </w:p>
    <w:p w14:paraId="4B79855E" w14:textId="77777777" w:rsidR="00A21722" w:rsidRDefault="001E6592">
      <w:pPr>
        <w:pStyle w:val="Heading2"/>
      </w:pPr>
      <w:bookmarkStart w:id="57" w:name="strengths"/>
      <w:bookmarkEnd w:id="54"/>
      <w:r>
        <w:t>3.2 Strengths</w:t>
      </w:r>
    </w:p>
    <w:p w14:paraId="0FFE3334" w14:textId="77777777" w:rsidR="00A21722" w:rsidRDefault="001E6592">
      <w:pPr>
        <w:pStyle w:val="FirstParagraph"/>
      </w:pPr>
      <w:r>
        <w:rPr>
          <w:b/>
          <w:bCs/>
        </w:rPr>
        <w:t>Adherence to established scoping review frameworks:</w:t>
      </w:r>
      <w:r>
        <w:t xml:space="preserve"> The review follows the Arksey and O’Malley framework and incorporates additional guidance from the JBI Manual for Evidence Synthesis, ensuring methodological rigor and transparency.</w:t>
      </w:r>
    </w:p>
    <w:p w14:paraId="25FF1361" w14:textId="77777777" w:rsidR="00A21722" w:rsidRDefault="001E6592">
      <w:pPr>
        <w:pStyle w:val="BodyText"/>
      </w:pPr>
      <w:r>
        <w:rPr>
          <w:b/>
          <w:bCs/>
        </w:rPr>
        <w:t>Dual focus on guidelines and practice:</w:t>
      </w:r>
      <w:r>
        <w:t xml:space="preserve"> By systematically mapping both existing reporting guidelines and current reporting practices in NCD population health modelling, the review captures both established standards while identifying gaps in real-world application.</w:t>
      </w:r>
    </w:p>
    <w:p w14:paraId="459740A3" w14:textId="77777777" w:rsidR="00A21722" w:rsidRDefault="001E6592">
      <w:pPr>
        <w:pStyle w:val="BodyText"/>
      </w:pPr>
      <w:r>
        <w:rPr>
          <w:b/>
          <w:bCs/>
        </w:rPr>
        <w:t>Integration of AI-assisted methods:</w:t>
      </w:r>
      <w:r>
        <w:t xml:space="preserve"> The use of artificial intelligence tools for screening and data extractions enhances efficiency and comprehensiveness, supporting systematic identification of relevant literature.</w:t>
      </w:r>
    </w:p>
    <w:p w14:paraId="5697833B" w14:textId="77777777" w:rsidR="00A21722" w:rsidRDefault="001E6592">
      <w:pPr>
        <w:pStyle w:val="BodyText"/>
        <w:rPr>
          <w:del w:id="58" w:author="Sarah Beach" w:date="2026-01-12T18:45:00Z" w16du:dateUtc="2026-01-12T18:45:22Z"/>
        </w:rPr>
      </w:pPr>
      <w:commentRangeStart w:id="59"/>
      <w:del w:id="60" w:author="Sarah Beach" w:date="2026-01-12T18:45:00Z">
        <w:r w:rsidRPr="09261405" w:rsidDel="001E6592">
          <w:rPr>
            <w:b/>
            <w:bCs/>
          </w:rPr>
          <w:delText>Multidisciplinary scope:</w:delText>
        </w:r>
        <w:r w:rsidDel="001E6592">
          <w:delText xml:space="preserve"> Inclusion of diverse data sources and expert consultations across disciplines ensures broad applicability and relevance of findings to varied contexts in NCD modelling.</w:delText>
        </w:r>
      </w:del>
      <w:commentRangeEnd w:id="59"/>
      <w:r>
        <w:rPr>
          <w:rStyle w:val="CommentReference"/>
          <w:sz w:val="24"/>
          <w:szCs w:val="24"/>
        </w:rPr>
        <w:commentReference w:id="59"/>
      </w:r>
    </w:p>
    <w:p w14:paraId="0D925C5B" w14:textId="77777777" w:rsidR="00A21722" w:rsidRDefault="001E6592">
      <w:pPr>
        <w:pStyle w:val="Heading2"/>
      </w:pPr>
      <w:bookmarkStart w:id="61" w:name="limitations"/>
      <w:bookmarkEnd w:id="57"/>
      <w:r>
        <w:t>3.3 Limitations</w:t>
      </w:r>
    </w:p>
    <w:p w14:paraId="42EDD471" w14:textId="77777777" w:rsidR="00A21722" w:rsidRDefault="001E6592">
      <w:pPr>
        <w:pStyle w:val="FirstParagraph"/>
      </w:pPr>
      <w:r>
        <w:rPr>
          <w:b/>
          <w:bCs/>
        </w:rPr>
        <w:t>Challenges in comprehensive literature coverage:</w:t>
      </w:r>
      <w:r>
        <w:t xml:space="preserve"> The breadth of the review, spanning multiple disciplines and modelling approaches, may result in omission of relevant studies due to differences in terminology or indexing.</w:t>
      </w:r>
    </w:p>
    <w:p w14:paraId="38FBD489" w14:textId="181EB5EE" w:rsidR="00A21722" w:rsidRDefault="001E6592">
      <w:pPr>
        <w:pStyle w:val="BodyText"/>
      </w:pPr>
      <w:r w:rsidRPr="55464B6E">
        <w:rPr>
          <w:b/>
          <w:bCs/>
        </w:rPr>
        <w:t>Mitigation</w:t>
      </w:r>
      <w:ins w:id="62" w:author="Sarah Beach" w:date="2026-01-14T14:19:00Z">
        <w:r w:rsidR="55F2313B" w:rsidRPr="55464B6E">
          <w:rPr>
            <w:b/>
            <w:bCs/>
          </w:rPr>
          <w:t xml:space="preserve"> of search gaps</w:t>
        </w:r>
      </w:ins>
      <w:r w:rsidRPr="55464B6E">
        <w:rPr>
          <w:b/>
          <w:bCs/>
        </w:rPr>
        <w:t>:</w:t>
      </w:r>
      <w:r>
        <w:t xml:space="preserve"> Expert consultation, citation tracking, and iterative refinement of search strategies will help address potential gaps. Search strategies will also include discipline-specific terminology, with examples of modelling approaches provided in an appendix.</w:t>
      </w:r>
    </w:p>
    <w:p w14:paraId="30154B4F" w14:textId="77777777" w:rsidR="00A21722" w:rsidRDefault="001E6592">
      <w:pPr>
        <w:pStyle w:val="BodyText"/>
      </w:pPr>
      <w:r>
        <w:rPr>
          <w:b/>
          <w:bCs/>
        </w:rPr>
        <w:lastRenderedPageBreak/>
        <w:t>Heterogeneity in reporting practices:</w:t>
      </w:r>
      <w:r>
        <w:t xml:space="preserve"> Variation in how NCD modelling studies are reported across fields may complicate the synthesis of findings and the development of a unified set of reporting items.</w:t>
      </w:r>
    </w:p>
    <w:p w14:paraId="3BF6F0BD" w14:textId="77777777" w:rsidR="00A21722" w:rsidRDefault="001E6592">
      <w:pPr>
        <w:pStyle w:val="BodyText"/>
      </w:pPr>
      <w:r>
        <w:rPr>
          <w:b/>
          <w:bCs/>
        </w:rPr>
        <w:t>Mitigation:</w:t>
      </w:r>
      <w:r>
        <w:t xml:space="preserve"> Thematic analysis and structured expert input will support categorization and reconciliation of differences, ensuring that the final framework is both comprehensive and pragmatic.</w:t>
      </w:r>
    </w:p>
    <w:p w14:paraId="0B7E50BD" w14:textId="69761CA4" w:rsidR="00A21722" w:rsidRDefault="001E6592">
      <w:pPr>
        <w:pStyle w:val="Heading2"/>
        <w:rPr>
          <w:del w:id="63" w:author="Sarah Beach" w:date="2026-01-13T14:25:00Z" w16du:dateUtc="2026-01-13T14:25:22Z"/>
        </w:rPr>
      </w:pPr>
      <w:bookmarkStart w:id="64" w:name="X0b8133193144f30024930ba653d38b0612f9808"/>
      <w:bookmarkEnd w:id="61"/>
      <w:del w:id="65" w:author="Sarah Beach" w:date="2026-01-13T14:25:00Z">
        <w:r w:rsidDel="001E6592">
          <w:delText>Step 6: Consulting Experts and Stakeholders </w:delText>
        </w:r>
      </w:del>
    </w:p>
    <w:p w14:paraId="07EC207B" w14:textId="119C5E27" w:rsidR="00A21722" w:rsidRDefault="001E6592">
      <w:pPr>
        <w:pStyle w:val="FirstParagraph"/>
        <w:rPr>
          <w:del w:id="66" w:author="Sarah Beach" w:date="2026-01-13T14:25:00Z" w16du:dateUtc="2026-01-13T14:25:22Z"/>
        </w:rPr>
      </w:pPr>
      <w:del w:id="67" w:author="Sarah Beach" w:date="2026-01-13T14:25:00Z">
        <w:r w:rsidDel="001E6592">
          <w:delText xml:space="preserve">Scoping review results (i.e., our preliminary framework) will be brought to our study </w:delText>
        </w:r>
      </w:del>
      <w:del w:id="68" w:author="Sarah Beach" w:date="2026-01-12T18:04:00Z">
        <w:r w:rsidDel="001E6592">
          <w:delText>Executive Group</w:delText>
        </w:r>
      </w:del>
      <w:del w:id="69" w:author="Sarah Beach" w:date="2026-01-13T14:25:00Z">
        <w:r w:rsidDel="001E6592">
          <w:delText xml:space="preserve"> for collaboration and input. Our Executive Group is composed of multidisciplinary experts from various stakeholder groups with multinational representation. Our </w:delText>
        </w:r>
      </w:del>
      <w:del w:id="70" w:author="Sarah Beach" w:date="2026-01-12T18:05:00Z">
        <w:r w:rsidDel="001E6592">
          <w:delText>Executive Group</w:delText>
        </w:r>
      </w:del>
      <w:del w:id="71" w:author="Sarah Beach" w:date="2026-01-13T14:25:00Z">
        <w:r w:rsidDel="001E6592">
          <w:delText xml:space="preserve"> will also have a member responsible for representing knowledge users. The </w:delText>
        </w:r>
      </w:del>
      <w:del w:id="72" w:author="Sarah Beach" w:date="2026-01-12T18:05:00Z">
        <w:r w:rsidDel="001E6592">
          <w:delText>Executive Group</w:delText>
        </w:r>
      </w:del>
      <w:del w:id="73" w:author="Sarah Beach" w:date="2026-01-13T14:25:00Z">
        <w:r w:rsidDel="001E6592">
          <w:delText xml:space="preserve"> will therefore review the preliminary framework and provide feedback on evaluation items that may need to be added, subtracted, or altered. </w:delText>
        </w:r>
      </w:del>
    </w:p>
    <w:p w14:paraId="78E87A72" w14:textId="12FF9DA7" w:rsidR="28C1BA34" w:rsidRDefault="28C1BA34" w:rsidP="28C1BA34">
      <w:pPr>
        <w:pStyle w:val="BodyText"/>
      </w:pPr>
      <w:del w:id="74" w:author="Sarah Beach" w:date="2026-01-13T14:25:00Z">
        <w:r w:rsidDel="001E6592">
          <w:delText xml:space="preserve">We understand the importance of consulting with relevant parties. Therefore, after the preliminary framework has been reviewed by our </w:delText>
        </w:r>
      </w:del>
      <w:del w:id="75" w:author="Sarah Beach" w:date="2026-01-12T18:05:00Z">
        <w:r w:rsidDel="001E6592">
          <w:delText>Executive Group</w:delText>
        </w:r>
      </w:del>
      <w:del w:id="76" w:author="Sarah Beach" w:date="2026-01-13T14:25:00Z">
        <w:r w:rsidDel="001E6592">
          <w:delText>, the framework will be further developed using a two-round international modified Delphi approach. The evaluation framework will then be finalized and disseminated based on the results of the consensus meeting. </w:delText>
        </w:r>
      </w:del>
    </w:p>
    <w:p w14:paraId="7F9BDA43" w14:textId="77777777" w:rsidR="00A21722" w:rsidRDefault="001E6592">
      <w:pPr>
        <w:pStyle w:val="Heading1"/>
      </w:pPr>
      <w:bookmarkStart w:id="77" w:name="references"/>
      <w:bookmarkEnd w:id="52"/>
      <w:bookmarkEnd w:id="64"/>
      <w:r>
        <w:t>References</w:t>
      </w:r>
    </w:p>
    <w:p w14:paraId="662E71AB" w14:textId="77777777" w:rsidR="00A54519" w:rsidRPr="00A54519" w:rsidRDefault="001E6592" w:rsidP="00A54519">
      <w:pPr>
        <w:pStyle w:val="Bibliography"/>
      </w:pPr>
      <w:r>
        <w:fldChar w:fldCharType="begin"/>
      </w:r>
      <w:r>
        <w:instrText>ADDIN ZOTERO_BIBL {"uncited":[],"omitted":[],"custom":[]} CSL_BIBLIOGRAPHY</w:instrText>
      </w:r>
      <w:r>
        <w:fldChar w:fldCharType="separate"/>
      </w:r>
      <w:r w:rsidR="00A54519" w:rsidRPr="00A54519">
        <w:t>1.</w:t>
      </w:r>
      <w:r w:rsidR="00A54519" w:rsidRPr="00A54519">
        <w:tab/>
        <w:t>Vos T, Lim SS, Abbafati C, Abbas KM, Abbasi M, Abbasifard M, et al. Global burden of 369 diseases and injuries in 204 countries and territories, 1990–2019: a systematic analysis for the Global Burden of Disease Study 2019. The Lancet [Internet]. 2020 Oct [cited 2024 Oct 4];396(10258):1204–22. Available from: https://linkinghub.elsevier.com/retrieve/pii/S0140673620309259</w:t>
      </w:r>
    </w:p>
    <w:p w14:paraId="1ECBA323" w14:textId="77777777" w:rsidR="00A54519" w:rsidRPr="00A54519" w:rsidRDefault="00A54519" w:rsidP="00A54519">
      <w:pPr>
        <w:pStyle w:val="Bibliography"/>
      </w:pPr>
      <w:r w:rsidRPr="00A54519">
        <w:t>2.</w:t>
      </w:r>
      <w:r w:rsidRPr="00A54519">
        <w:tab/>
        <w:t>Webber L, Mytton OT, Briggs ADM, Woodcock J, Scarborough P, McPherson K, et al. The Brighton declaration: the value of non-communicable disease modelling in population health sciences. Eur J Epidemiol [Internet]. 2014 [cited 2024 Jan 20];29(12):867–70. Available from: https://www.ncbi.nlm.nih.gov/pmc/articles/PMC4277797/</w:t>
      </w:r>
    </w:p>
    <w:p w14:paraId="053E2C6B" w14:textId="77777777" w:rsidR="00A54519" w:rsidRPr="00A54519" w:rsidRDefault="00A54519" w:rsidP="00A54519">
      <w:pPr>
        <w:pStyle w:val="Bibliography"/>
      </w:pPr>
      <w:r w:rsidRPr="00A54519">
        <w:t>3.</w:t>
      </w:r>
      <w:r w:rsidRPr="00A54519">
        <w:tab/>
        <w:t xml:space="preserve">Mytton OT, Jackson C, Steinacher A, Goodman A, Langenberg C, Griffin S, et al. The current and potential health benefits of the National Health Service Health Check cardiovascular disease prevention programme in England: A microsimulation study. PLoS Med. 2018 Mar;15(3):e1002517. </w:t>
      </w:r>
    </w:p>
    <w:p w14:paraId="3D3AA8E9" w14:textId="77777777" w:rsidR="00A54519" w:rsidRPr="00A54519" w:rsidRDefault="00A54519" w:rsidP="00A54519">
      <w:pPr>
        <w:pStyle w:val="Bibliography"/>
      </w:pPr>
      <w:r w:rsidRPr="00A54519">
        <w:t>4.</w:t>
      </w:r>
      <w:r w:rsidRPr="00A54519">
        <w:tab/>
        <w:t>Mytton O, Briggs A. Report on consultation of scope of proposed reporting guidelines for public health NCD modelling studies [Internet]. 2019 Feb [cited 2024 Feb 28]. Available from: https://osf.io/s4gak/</w:t>
      </w:r>
    </w:p>
    <w:p w14:paraId="0E6EDAA6" w14:textId="77777777" w:rsidR="00A54519" w:rsidRPr="00A54519" w:rsidRDefault="00A54519" w:rsidP="00A54519">
      <w:pPr>
        <w:pStyle w:val="Bibliography"/>
      </w:pPr>
      <w:r w:rsidRPr="00A54519">
        <w:t>5.</w:t>
      </w:r>
      <w:r w:rsidRPr="00A54519">
        <w:tab/>
        <w:t xml:space="preserve">Moher D, Schulz KF, Simera I, Altman DG. Guidance for developers of health research reporting guidelines. PLoS Med. 2010 Feb 16;7(2):e1000217. </w:t>
      </w:r>
    </w:p>
    <w:p w14:paraId="4DC6CA47" w14:textId="77777777" w:rsidR="00A54519" w:rsidRPr="00A54519" w:rsidRDefault="00A54519" w:rsidP="00A54519">
      <w:pPr>
        <w:pStyle w:val="Bibliography"/>
      </w:pPr>
      <w:r w:rsidRPr="00A54519">
        <w:t>6.</w:t>
      </w:r>
      <w:r w:rsidRPr="00A54519">
        <w:tab/>
        <w:t>Bennett C, Manuel DG. Reporting guidelines for modelling studies. BMC Med Res Methodol [Internet]. 2012 Dec [cited 2025 Feb 19];12(1):168. Available from: https://bmcmedresmethodol.biomedcentral.com/articles/10.1186/1471-2288-12-168</w:t>
      </w:r>
    </w:p>
    <w:p w14:paraId="5E4AD391" w14:textId="77777777" w:rsidR="00A54519" w:rsidRPr="00A54519" w:rsidRDefault="00A54519" w:rsidP="00A54519">
      <w:pPr>
        <w:pStyle w:val="Bibliography"/>
      </w:pPr>
      <w:r w:rsidRPr="00A54519">
        <w:lastRenderedPageBreak/>
        <w:t>7.</w:t>
      </w:r>
      <w:r w:rsidRPr="00A54519">
        <w:tab/>
        <w:t>Arksey H, O’Malley L. Scoping studies: towards a methodological framework. International Journal of Social Research Methodology [Internet]. 2005 Feb [cited 2024 Oct 4];8(1):19–32. Available from: http://www.tandfonline.com/doi/abs/10.1080/1364557032000119616</w:t>
      </w:r>
    </w:p>
    <w:p w14:paraId="77A35057" w14:textId="77777777" w:rsidR="00A54519" w:rsidRPr="00A54519" w:rsidRDefault="00A54519" w:rsidP="00A54519">
      <w:pPr>
        <w:pStyle w:val="Bibliography"/>
      </w:pPr>
      <w:r w:rsidRPr="00A54519">
        <w:t>8.</w:t>
      </w:r>
      <w:r w:rsidRPr="00A54519">
        <w:tab/>
        <w:t>Peters MDJ, Godfrey C, McInerney P, Khalil H, Larsen P, Marnie C, et al. Best practice guidance and reporting items for the development of scoping review protocols. JBI Evidence Synthesis [Internet]. 2022 Apr [cited 2023 Feb 22];20(4):953–68. Available from: https://journals.lww.com/10.11124/JBIES-21-00242</w:t>
      </w:r>
    </w:p>
    <w:p w14:paraId="4F4E24AC" w14:textId="77777777" w:rsidR="00A54519" w:rsidRPr="00A54519" w:rsidRDefault="00A54519" w:rsidP="00A54519">
      <w:pPr>
        <w:pStyle w:val="Bibliography"/>
      </w:pPr>
      <w:r w:rsidRPr="00A54519">
        <w:t>9.</w:t>
      </w:r>
      <w:r w:rsidRPr="00A54519">
        <w:tab/>
        <w:t>PRISMA-P Group, Moher D, Shamseer L, Clarke M, Ghersi D, Liberati A, et al. Preferred reporting items for systematic review and meta-analysis protocols (PRISMA-P) 2015 statement. Syst Rev [Internet]. 2015 Dec [cited 2024 Oct 1];4(1):1. Available from: https://systematicreviewsjournal.biomedcentral.com/articles/10.1186/2046-4053-4-1</w:t>
      </w:r>
    </w:p>
    <w:p w14:paraId="03E1B91F" w14:textId="77777777" w:rsidR="00A54519" w:rsidRPr="00A54519" w:rsidRDefault="00A54519" w:rsidP="00A54519">
      <w:pPr>
        <w:pStyle w:val="Bibliography"/>
      </w:pPr>
      <w:r w:rsidRPr="00A54519">
        <w:t>10.</w:t>
      </w:r>
      <w:r w:rsidRPr="00A54519">
        <w:tab/>
        <w:t xml:space="preserve">Tricco AC, Lillie E, Zarin W, O’Brien KK, Colquhoun H, Levac D, et al. PRISMA Extension for Scoping Reviews (PRISMA-ScR): Checklist and Explanation. Ann Intern Med. 2018 Oct 2;169(7):467–73. </w:t>
      </w:r>
    </w:p>
    <w:p w14:paraId="05879D8D" w14:textId="77777777" w:rsidR="00A54519" w:rsidRPr="00A54519" w:rsidRDefault="00A54519" w:rsidP="00A54519">
      <w:pPr>
        <w:pStyle w:val="Bibliography"/>
      </w:pPr>
      <w:r w:rsidRPr="00A54519">
        <w:t>11.</w:t>
      </w:r>
      <w:r w:rsidRPr="00A54519">
        <w:tab/>
        <w:t xml:space="preserve">Bouwmeester W, Zuithoff NP, Mallett S, Geerlings MI, Vergouwe Y, Steyerberg EW, et al. Reporting and methods in clinical prediction research: a systematic review. PLoS Medicine. 2012;9(5):1–12. </w:t>
      </w:r>
    </w:p>
    <w:p w14:paraId="3EB3E20B" w14:textId="77777777" w:rsidR="00A54519" w:rsidRPr="00A54519" w:rsidRDefault="00A54519" w:rsidP="00A54519">
      <w:pPr>
        <w:pStyle w:val="Bibliography"/>
      </w:pPr>
      <w:r w:rsidRPr="00A54519">
        <w:t>12.</w:t>
      </w:r>
      <w:r w:rsidRPr="00A54519">
        <w:tab/>
        <w:t>Gariepy G, Zahan R, Osgood ND, Yeoh B, Graham E, Orpana H. Dynamic simulation models of suicide and suicide-related behaviors: systematic review. JMIR Public Health Surveillance [Internet]. 2024 Dec 2 [cited 2025 Mar 15];10:e63195. Available from: https://publichealth.jmir.org/2024/1/e63195</w:t>
      </w:r>
    </w:p>
    <w:p w14:paraId="15F3A634" w14:textId="77777777" w:rsidR="00A54519" w:rsidRPr="00A54519" w:rsidRDefault="00A54519" w:rsidP="00A54519">
      <w:pPr>
        <w:pStyle w:val="Bibliography"/>
      </w:pPr>
      <w:r w:rsidRPr="00A54519">
        <w:t>13.</w:t>
      </w:r>
      <w:r w:rsidRPr="00A54519">
        <w:tab/>
        <w:t>Singh A, Wilson N, Blakely T. Simulating future public health benefits of tobacco control interventions: a systematic review of models. Tobacco Control [Internet]. 2021 July 1 [cited 2025 May 7];30(4):460–70. Available from: https://tobaccocontrol.bmj.com/content/30/4/460</w:t>
      </w:r>
    </w:p>
    <w:p w14:paraId="3F3BC313" w14:textId="77777777" w:rsidR="00A54519" w:rsidRPr="00A54519" w:rsidRDefault="00A54519" w:rsidP="00A54519">
      <w:pPr>
        <w:pStyle w:val="Bibliography"/>
      </w:pPr>
      <w:r w:rsidRPr="00A54519">
        <w:t>14.</w:t>
      </w:r>
      <w:r w:rsidRPr="00A54519">
        <w:tab/>
        <w:t>Nianogo R, Arah O. Agent-based modeling of noncommunicable diseases: a systematic review. American journal of public health [Internet]. 2015 Feb 9;105 3. Available from: https://consensus.app/papers/modeling-diseases-review-nianogo/00e9857d2ec3579683a0b219f9fb9e1f/</w:t>
      </w:r>
    </w:p>
    <w:p w14:paraId="72B793DB" w14:textId="77777777" w:rsidR="00A54519" w:rsidRPr="00A54519" w:rsidRDefault="00A54519" w:rsidP="00A54519">
      <w:pPr>
        <w:pStyle w:val="Bibliography"/>
      </w:pPr>
      <w:r w:rsidRPr="00A54519">
        <w:t>15.</w:t>
      </w:r>
      <w:r w:rsidRPr="00A54519">
        <w:tab/>
        <w:t xml:space="preserve">Huang V, Head A, Hyseni L, O’Flaherty M, Buchan I, Capewell S, et al. Identifying best modelling practices for tobacco control policy simulations: a systematic </w:t>
      </w:r>
      <w:r w:rsidRPr="00A54519">
        <w:lastRenderedPageBreak/>
        <w:t>review and a novel quality assessment framework. Tob Control [Internet]. 2023 Sept [cited 2025 Mar 16];32(5):589–98. Available from: https://tobaccocontrol.bmj.com/lookup/doi/10.1136/tobaccocontrol-2021-056825</w:t>
      </w:r>
    </w:p>
    <w:p w14:paraId="07B01E3D" w14:textId="77777777" w:rsidR="00A54519" w:rsidRPr="00A54519" w:rsidRDefault="00A54519" w:rsidP="00A54519">
      <w:pPr>
        <w:pStyle w:val="Bibliography"/>
      </w:pPr>
      <w:r w:rsidRPr="00A54519">
        <w:t>16.</w:t>
      </w:r>
      <w:r w:rsidRPr="00A54519">
        <w:tab/>
        <w:t>Ferdinands G, Schram R, de Bruin J, Bagheri A, Oberski DL, Tummers LG, et al. Performance of active learning models for screening prioritization in systematic reviews: a simulation study into the average time to discover relevant records. Syst Rev [Internet]. 2023;12(1):100. Available from: https://api.semanticscholar.org/CorpusID:259195980</w:t>
      </w:r>
    </w:p>
    <w:p w14:paraId="0A84D05F" w14:textId="77777777" w:rsidR="00A54519" w:rsidRPr="00A54519" w:rsidRDefault="00A54519" w:rsidP="00A54519">
      <w:pPr>
        <w:pStyle w:val="Bibliography"/>
      </w:pPr>
      <w:r w:rsidRPr="00A54519">
        <w:t>17.</w:t>
      </w:r>
      <w:r w:rsidRPr="00A54519">
        <w:tab/>
        <w:t xml:space="preserve">Van De Schoot R, De Bruin J, Schram R, Zahedi P, De Boer J, Weijdema F, et al. An open source machine learning framework for efficient and transparent systematic reviews. Nature machine intelligence. 2021;3(2):125–33. </w:t>
      </w:r>
    </w:p>
    <w:p w14:paraId="243A878F" w14:textId="77777777" w:rsidR="00A54519" w:rsidRPr="00A54519" w:rsidRDefault="00A54519" w:rsidP="00A54519">
      <w:pPr>
        <w:pStyle w:val="Bibliography"/>
      </w:pPr>
      <w:r w:rsidRPr="00A54519">
        <w:t>18.</w:t>
      </w:r>
      <w:r w:rsidRPr="00A54519">
        <w:tab/>
        <w:t>Callaghan MW, Müller-Hansen F. Statistical stopping criteria for automated screening in systematic reviews. Syst Rev [Internet]. 2020 Dec [cited 2024 Oct 2];9(1):273. Available from: https://systematicreviewsjournal.biomedcentral.com/articles/10.1186/s13643-020-01521-4</w:t>
      </w:r>
    </w:p>
    <w:p w14:paraId="746F3184" w14:textId="77777777" w:rsidR="00A54519" w:rsidRPr="00A54519" w:rsidRDefault="00A54519" w:rsidP="00A54519">
      <w:pPr>
        <w:pStyle w:val="Bibliography"/>
      </w:pPr>
      <w:r w:rsidRPr="00A54519">
        <w:t>19.</w:t>
      </w:r>
      <w:r w:rsidRPr="00A54519">
        <w:tab/>
        <w:t xml:space="preserve">Epstein JM. Why model? J Artif Soc Soc Simul. 2008;11(4):12. </w:t>
      </w:r>
    </w:p>
    <w:p w14:paraId="68CB9A79" w14:textId="77777777" w:rsidR="00A54519" w:rsidRPr="00A54519" w:rsidRDefault="00A54519" w:rsidP="00A54519">
      <w:pPr>
        <w:pStyle w:val="Bibliography"/>
      </w:pPr>
      <w:r w:rsidRPr="00A54519">
        <w:t>20.</w:t>
      </w:r>
      <w:r w:rsidRPr="00A54519">
        <w:tab/>
        <w:t>Frigg R, Hartmann S. Models in science. In: Zalta EN, Nodelman U, editors. The Stanford Encyclopedia of Philosophy [Internet]. Fall 2024. Metaphysics Research Lab, Stanford University; 2024. Available from: https://plato.stanford.edu/archives/fall2024/entries/models-science/</w:t>
      </w:r>
    </w:p>
    <w:p w14:paraId="65F20805" w14:textId="77777777" w:rsidR="00A54519" w:rsidRPr="00A54519" w:rsidRDefault="00A54519" w:rsidP="00A54519">
      <w:pPr>
        <w:pStyle w:val="Bibliography"/>
      </w:pPr>
      <w:r w:rsidRPr="00A54519">
        <w:t>21.</w:t>
      </w:r>
      <w:r w:rsidRPr="00A54519">
        <w:tab/>
        <w:t>Frigg R, Hunter M, editors. Beyond Mimesis and Convention [Internet]. Dordrecht: Springer Netherlands; 2010 [cited 2024 June 6]. (Boston Studies in the Philosophy of Science; vol. 262). Available from: http://link.springer.com/10.1007/978-90-481-3851-7</w:t>
      </w:r>
    </w:p>
    <w:p w14:paraId="112A8F85" w14:textId="77777777" w:rsidR="00A54519" w:rsidRPr="00A54519" w:rsidRDefault="00A54519" w:rsidP="00A54519">
      <w:pPr>
        <w:pStyle w:val="Bibliography"/>
      </w:pPr>
      <w:r w:rsidRPr="00A54519">
        <w:t>22.</w:t>
      </w:r>
      <w:r w:rsidRPr="00A54519">
        <w:tab/>
        <w:t xml:space="preserve">Harrison RA, Majd NK, Johnson MO, Urbauer DL, Puduvalli V, Khasraw M. Characterization of industry relationships in oncology. Cancer. 2023 Sept 15;129(18):2848–55. </w:t>
      </w:r>
    </w:p>
    <w:p w14:paraId="28D0A3C8" w14:textId="77777777" w:rsidR="00A54519" w:rsidRPr="00A54519" w:rsidRDefault="00A54519" w:rsidP="00A54519">
      <w:pPr>
        <w:pStyle w:val="Bibliography"/>
      </w:pPr>
      <w:r w:rsidRPr="00A54519">
        <w:t>23.</w:t>
      </w:r>
      <w:r w:rsidRPr="00A54519">
        <w:tab/>
        <w:t xml:space="preserve">Magnani L, Bertolotti T. Springer handbook of model-based science. Springer eBooks. Cham, Switzerland: Springer; 2017. (Springer Handbooks). </w:t>
      </w:r>
    </w:p>
    <w:p w14:paraId="6727E78D" w14:textId="77777777" w:rsidR="00A54519" w:rsidRPr="00A54519" w:rsidRDefault="00A54519" w:rsidP="00A54519">
      <w:pPr>
        <w:pStyle w:val="Bibliography"/>
      </w:pPr>
      <w:r w:rsidRPr="00A54519">
        <w:t>24.</w:t>
      </w:r>
      <w:r w:rsidRPr="00A54519">
        <w:tab/>
        <w:t>Morgan MS, Morrison M. Models as mediators</w:t>
      </w:r>
      <w:r w:rsidRPr="00A54519">
        <w:rPr>
          <w:rFonts w:ascii="Times New Roman" w:hAnsi="Times New Roman" w:cs="Times New Roman"/>
        </w:rPr>
        <w:t> </w:t>
      </w:r>
      <w:r w:rsidRPr="00A54519">
        <w:t>: perspectives on natural and social sciences. Cambridge</w:t>
      </w:r>
      <w:r w:rsidRPr="00A54519">
        <w:rPr>
          <w:rFonts w:ascii="Times New Roman" w:hAnsi="Times New Roman" w:cs="Times New Roman"/>
        </w:rPr>
        <w:t> </w:t>
      </w:r>
      <w:r w:rsidRPr="00A54519">
        <w:t>; Cambridge University Press; 1999. (Ideas in context</w:t>
      </w:r>
      <w:r w:rsidRPr="00A54519">
        <w:rPr>
          <w:rFonts w:ascii="Times New Roman" w:hAnsi="Times New Roman" w:cs="Times New Roman"/>
        </w:rPr>
        <w:t> </w:t>
      </w:r>
      <w:r w:rsidRPr="00A54519">
        <w:t xml:space="preserve">; 52). </w:t>
      </w:r>
    </w:p>
    <w:p w14:paraId="00EAF966" w14:textId="77777777" w:rsidR="00A54519" w:rsidRPr="00A54519" w:rsidRDefault="00A54519" w:rsidP="00A54519">
      <w:pPr>
        <w:pStyle w:val="Bibliography"/>
      </w:pPr>
      <w:r w:rsidRPr="00A54519">
        <w:lastRenderedPageBreak/>
        <w:t>25.</w:t>
      </w:r>
      <w:r w:rsidRPr="00A54519">
        <w:tab/>
        <w:t>Cohen AJ, Brauer M, Burnett R, Anderson HR, Frostad J, Estep K, et al. Estimates and 25-year trends of the global burden of disease attributable to ambient air pollution: an analysis of data from the global burden of diseases study 2015. Lancet [Internet]. 2017 May [cited 2025 Feb 26];389(10082):1907–18. Available from: https://linkinghub.elsevier.com/retrieve/pii/S0140673617305056</w:t>
      </w:r>
    </w:p>
    <w:p w14:paraId="516E641E" w14:textId="77777777" w:rsidR="00A54519" w:rsidRPr="00A54519" w:rsidRDefault="00A54519" w:rsidP="00A54519">
      <w:pPr>
        <w:pStyle w:val="Bibliography"/>
      </w:pPr>
      <w:r w:rsidRPr="00A54519">
        <w:t>26.</w:t>
      </w:r>
      <w:r w:rsidRPr="00A54519">
        <w:tab/>
        <w:t>De Koning HJ, Meza R, Plevritis SK, Ten Haaf K, Munshi VN, Jeon J, et al. Benefits and harms of computed tomography lung cancer screening strategies: a comparative modeling study for the U.S. preventive services task force. Ann Intern Med [Internet]. 2014 Mar 4 [cited 2025 Feb 26];160(5):311–20. Available from: http://annals.org/article.aspx?doi=10.7326/M13-2316</w:t>
      </w:r>
    </w:p>
    <w:p w14:paraId="1303B73B" w14:textId="77777777" w:rsidR="00A54519" w:rsidRPr="00A54519" w:rsidRDefault="00A54519" w:rsidP="00A54519">
      <w:pPr>
        <w:pStyle w:val="Bibliography"/>
      </w:pPr>
      <w:r w:rsidRPr="00A54519">
        <w:t>27.</w:t>
      </w:r>
      <w:r w:rsidRPr="00A54519">
        <w:tab/>
        <w:t>Jeon J, Holford TR, Levy DT, Feuer EJ, Cao P, Tam J, et al. Smoking and lung cancer mortality in the United States from 2015 to 2065: a comparative modeling approach. Ann Intern Med [Internet]. 2018 Nov 20 [cited 2025 Feb 26];169(10):684–93. Available from: https://www.acpjournals.org/doi/10.7326/M18-1250</w:t>
      </w:r>
    </w:p>
    <w:p w14:paraId="109919B2" w14:textId="77777777" w:rsidR="00A54519" w:rsidRPr="00A54519" w:rsidRDefault="00A54519" w:rsidP="00A54519">
      <w:pPr>
        <w:pStyle w:val="Bibliography"/>
      </w:pPr>
      <w:r w:rsidRPr="00A54519">
        <w:t>28.</w:t>
      </w:r>
      <w:r w:rsidRPr="00A54519">
        <w:tab/>
        <w:t>Ten Haaf K, De Nijs K, Simoni G, Alban A, Cao P, Sun Z, et al. The Impact of Model Assumptions on Personalized Lung Cancer Screening Recommendations. Med Decis Making [Internet]. 2024 July [cited 2025 June 30];44(5):497–511. Available from: https://journals.sagepub.com/doi/10.1177/0272989X241249182</w:t>
      </w:r>
    </w:p>
    <w:p w14:paraId="19113E45" w14:textId="5C7B6B2C" w:rsidR="00A21722" w:rsidRDefault="001E6592" w:rsidP="00A54519">
      <w:pPr>
        <w:pStyle w:val="Bibliography"/>
      </w:pPr>
      <w:r>
        <w:fldChar w:fldCharType="end"/>
      </w:r>
    </w:p>
    <w:p w14:paraId="458E8F32" w14:textId="77777777" w:rsidR="00A21722" w:rsidRDefault="001E6592">
      <w:pPr>
        <w:pStyle w:val="Heading1"/>
      </w:pPr>
      <w:bookmarkStart w:id="78" w:name="X330fb7cef804f37fed50ef9fa52cfd047f37ad1"/>
      <w:bookmarkEnd w:id="77"/>
      <w:r>
        <w:t>Appendix 1 - Preferred Reporting Items for Systematic Reviews and Meta-Analyses (PRISMA) extension for scoping reviews (PRISMA-ScR)</w:t>
      </w:r>
    </w:p>
    <w:tbl>
      <w:tblPr>
        <w:tblStyle w:val="Table"/>
        <w:tblW w:w="5000" w:type="pct"/>
        <w:tblLayout w:type="fixed"/>
        <w:tblLook w:val="0020" w:firstRow="1" w:lastRow="0" w:firstColumn="0" w:lastColumn="0" w:noHBand="0" w:noVBand="0"/>
      </w:tblPr>
      <w:tblGrid>
        <w:gridCol w:w="2340"/>
        <w:gridCol w:w="2340"/>
        <w:gridCol w:w="2340"/>
        <w:gridCol w:w="2340"/>
      </w:tblGrid>
      <w:tr w:rsidR="00A21722" w14:paraId="66C730D6" w14:textId="77777777" w:rsidTr="00A2172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183880" w14:textId="77777777" w:rsidR="00A21722" w:rsidRDefault="001E6592">
            <w:pPr>
              <w:pStyle w:val="Compact"/>
            </w:pPr>
            <w:r>
              <w:t>SECTION</w:t>
            </w:r>
          </w:p>
        </w:tc>
        <w:tc>
          <w:tcPr>
            <w:tcW w:w="1980" w:type="dxa"/>
          </w:tcPr>
          <w:p w14:paraId="013C36FC" w14:textId="77777777" w:rsidR="00A21722" w:rsidRDefault="001E6592">
            <w:pPr>
              <w:pStyle w:val="Compact"/>
            </w:pPr>
            <w:r>
              <w:t>ITEM</w:t>
            </w:r>
          </w:p>
        </w:tc>
        <w:tc>
          <w:tcPr>
            <w:tcW w:w="1980" w:type="dxa"/>
          </w:tcPr>
          <w:p w14:paraId="7E1602A9" w14:textId="77777777" w:rsidR="00A21722" w:rsidRDefault="001E6592">
            <w:pPr>
              <w:pStyle w:val="Compact"/>
            </w:pPr>
            <w:r>
              <w:t>PRISMA- ScR CHECKLIST ITEM</w:t>
            </w:r>
          </w:p>
        </w:tc>
        <w:tc>
          <w:tcPr>
            <w:tcW w:w="1980" w:type="dxa"/>
          </w:tcPr>
          <w:p w14:paraId="2D71188A" w14:textId="77777777" w:rsidR="00A21722" w:rsidRDefault="001E6592">
            <w:pPr>
              <w:pStyle w:val="Compact"/>
            </w:pPr>
            <w:r>
              <w:t>REPORTED ON PAGE</w:t>
            </w:r>
          </w:p>
        </w:tc>
      </w:tr>
      <w:tr w:rsidR="00A21722" w14:paraId="6DCCB7B8" w14:textId="77777777">
        <w:tc>
          <w:tcPr>
            <w:tcW w:w="1980" w:type="dxa"/>
          </w:tcPr>
          <w:p w14:paraId="02A95F42" w14:textId="77777777" w:rsidR="00A21722" w:rsidRDefault="001E6592">
            <w:pPr>
              <w:pStyle w:val="Compact"/>
            </w:pPr>
            <w:r>
              <w:t>TITLE</w:t>
            </w:r>
          </w:p>
        </w:tc>
        <w:tc>
          <w:tcPr>
            <w:tcW w:w="1980" w:type="dxa"/>
          </w:tcPr>
          <w:p w14:paraId="36B80E77" w14:textId="77777777" w:rsidR="00A21722" w:rsidRDefault="00A21722">
            <w:pPr>
              <w:pStyle w:val="Compact"/>
            </w:pPr>
          </w:p>
        </w:tc>
        <w:tc>
          <w:tcPr>
            <w:tcW w:w="1980" w:type="dxa"/>
          </w:tcPr>
          <w:p w14:paraId="4E0FBA82" w14:textId="77777777" w:rsidR="00A21722" w:rsidRDefault="00A21722">
            <w:pPr>
              <w:pStyle w:val="Compact"/>
            </w:pPr>
          </w:p>
        </w:tc>
        <w:tc>
          <w:tcPr>
            <w:tcW w:w="1980" w:type="dxa"/>
          </w:tcPr>
          <w:p w14:paraId="4C72DE73" w14:textId="77777777" w:rsidR="00A21722" w:rsidRDefault="00A21722">
            <w:pPr>
              <w:pStyle w:val="Compact"/>
            </w:pPr>
          </w:p>
        </w:tc>
      </w:tr>
      <w:tr w:rsidR="00A21722" w14:paraId="4C4C1725" w14:textId="77777777">
        <w:tc>
          <w:tcPr>
            <w:tcW w:w="1980" w:type="dxa"/>
          </w:tcPr>
          <w:p w14:paraId="61B0F4CB" w14:textId="77777777" w:rsidR="00A21722" w:rsidRDefault="001E6592">
            <w:pPr>
              <w:pStyle w:val="Compact"/>
            </w:pPr>
            <w:r>
              <w:t>Title</w:t>
            </w:r>
          </w:p>
        </w:tc>
        <w:tc>
          <w:tcPr>
            <w:tcW w:w="1980" w:type="dxa"/>
          </w:tcPr>
          <w:p w14:paraId="5CABFF9D" w14:textId="77777777" w:rsidR="00A21722" w:rsidRDefault="001E6592">
            <w:pPr>
              <w:pStyle w:val="Compact"/>
            </w:pPr>
            <w:r>
              <w:t>1</w:t>
            </w:r>
          </w:p>
        </w:tc>
        <w:tc>
          <w:tcPr>
            <w:tcW w:w="1980" w:type="dxa"/>
          </w:tcPr>
          <w:p w14:paraId="4D7A0B24" w14:textId="77777777" w:rsidR="00A21722" w:rsidRDefault="001E6592">
            <w:pPr>
              <w:pStyle w:val="Compact"/>
            </w:pPr>
            <w:r>
              <w:t>Identify the report as a scoping review.</w:t>
            </w:r>
          </w:p>
        </w:tc>
        <w:tc>
          <w:tcPr>
            <w:tcW w:w="1980" w:type="dxa"/>
          </w:tcPr>
          <w:p w14:paraId="5E0A4D80" w14:textId="77777777" w:rsidR="00A21722" w:rsidRDefault="001E6592">
            <w:pPr>
              <w:pStyle w:val="Compact"/>
            </w:pPr>
            <w:r>
              <w:t>Click here to enter text.</w:t>
            </w:r>
          </w:p>
        </w:tc>
      </w:tr>
      <w:tr w:rsidR="00A21722" w14:paraId="1D152453" w14:textId="77777777">
        <w:tc>
          <w:tcPr>
            <w:tcW w:w="1980" w:type="dxa"/>
          </w:tcPr>
          <w:p w14:paraId="1E20B2A5" w14:textId="77777777" w:rsidR="00A21722" w:rsidRDefault="001E6592">
            <w:pPr>
              <w:pStyle w:val="Compact"/>
            </w:pPr>
            <w:r>
              <w:t>ABSTRACT</w:t>
            </w:r>
          </w:p>
        </w:tc>
        <w:tc>
          <w:tcPr>
            <w:tcW w:w="1980" w:type="dxa"/>
          </w:tcPr>
          <w:p w14:paraId="6772335D" w14:textId="77777777" w:rsidR="00A21722" w:rsidRDefault="00A21722">
            <w:pPr>
              <w:pStyle w:val="Compact"/>
            </w:pPr>
          </w:p>
        </w:tc>
        <w:tc>
          <w:tcPr>
            <w:tcW w:w="1980" w:type="dxa"/>
          </w:tcPr>
          <w:p w14:paraId="2329654E" w14:textId="77777777" w:rsidR="00A21722" w:rsidRDefault="00A21722">
            <w:pPr>
              <w:pStyle w:val="Compact"/>
            </w:pPr>
          </w:p>
        </w:tc>
        <w:tc>
          <w:tcPr>
            <w:tcW w:w="1980" w:type="dxa"/>
          </w:tcPr>
          <w:p w14:paraId="0620381B" w14:textId="77777777" w:rsidR="00A21722" w:rsidRDefault="00A21722">
            <w:pPr>
              <w:pStyle w:val="Compact"/>
            </w:pPr>
          </w:p>
        </w:tc>
      </w:tr>
      <w:tr w:rsidR="00A21722" w14:paraId="591B994E" w14:textId="77777777">
        <w:tc>
          <w:tcPr>
            <w:tcW w:w="1980" w:type="dxa"/>
          </w:tcPr>
          <w:p w14:paraId="4F1F46B0" w14:textId="77777777" w:rsidR="00A21722" w:rsidRDefault="001E6592">
            <w:pPr>
              <w:pStyle w:val="Compact"/>
            </w:pPr>
            <w:r>
              <w:t>Structured summary</w:t>
            </w:r>
          </w:p>
        </w:tc>
        <w:tc>
          <w:tcPr>
            <w:tcW w:w="1980" w:type="dxa"/>
          </w:tcPr>
          <w:p w14:paraId="7DE7B32A" w14:textId="77777777" w:rsidR="00A21722" w:rsidRDefault="001E6592">
            <w:pPr>
              <w:pStyle w:val="Compact"/>
            </w:pPr>
            <w:r>
              <w:t>2</w:t>
            </w:r>
          </w:p>
        </w:tc>
        <w:tc>
          <w:tcPr>
            <w:tcW w:w="1980" w:type="dxa"/>
          </w:tcPr>
          <w:p w14:paraId="3CD13B4F" w14:textId="77777777" w:rsidR="00A21722" w:rsidRDefault="001E6592">
            <w:pPr>
              <w:pStyle w:val="Compact"/>
            </w:pPr>
            <w:r>
              <w:t xml:space="preserve">Provide a structured summary that includes (as </w:t>
            </w:r>
            <w:r>
              <w:lastRenderedPageBreak/>
              <w:t>applicable): background, objectives, eligibility criteria, sources of evidence, charting methods, results, and conclusions that relate to the review questions and objectives.</w:t>
            </w:r>
          </w:p>
        </w:tc>
        <w:tc>
          <w:tcPr>
            <w:tcW w:w="1980" w:type="dxa"/>
          </w:tcPr>
          <w:p w14:paraId="41DD1280" w14:textId="77777777" w:rsidR="00A21722" w:rsidRDefault="001E6592">
            <w:pPr>
              <w:pStyle w:val="Compact"/>
            </w:pPr>
            <w:r>
              <w:lastRenderedPageBreak/>
              <w:t>Click here to enter text.</w:t>
            </w:r>
          </w:p>
        </w:tc>
      </w:tr>
      <w:tr w:rsidR="00A21722" w14:paraId="76A2A1D9" w14:textId="77777777">
        <w:tc>
          <w:tcPr>
            <w:tcW w:w="1980" w:type="dxa"/>
          </w:tcPr>
          <w:p w14:paraId="12D53941" w14:textId="77777777" w:rsidR="00A21722" w:rsidRDefault="001E6592">
            <w:pPr>
              <w:pStyle w:val="Compact"/>
            </w:pPr>
            <w:r>
              <w:t>INTRODUCTION</w:t>
            </w:r>
          </w:p>
        </w:tc>
        <w:tc>
          <w:tcPr>
            <w:tcW w:w="1980" w:type="dxa"/>
          </w:tcPr>
          <w:p w14:paraId="19022604" w14:textId="77777777" w:rsidR="00A21722" w:rsidRDefault="00A21722">
            <w:pPr>
              <w:pStyle w:val="Compact"/>
            </w:pPr>
          </w:p>
        </w:tc>
        <w:tc>
          <w:tcPr>
            <w:tcW w:w="1980" w:type="dxa"/>
          </w:tcPr>
          <w:p w14:paraId="02793229" w14:textId="77777777" w:rsidR="00A21722" w:rsidRDefault="00A21722">
            <w:pPr>
              <w:pStyle w:val="Compact"/>
            </w:pPr>
          </w:p>
        </w:tc>
        <w:tc>
          <w:tcPr>
            <w:tcW w:w="1980" w:type="dxa"/>
          </w:tcPr>
          <w:p w14:paraId="7E86060A" w14:textId="77777777" w:rsidR="00A21722" w:rsidRDefault="00A21722">
            <w:pPr>
              <w:pStyle w:val="Compact"/>
            </w:pPr>
          </w:p>
        </w:tc>
      </w:tr>
      <w:tr w:rsidR="00A21722" w14:paraId="5D58D193" w14:textId="77777777">
        <w:tc>
          <w:tcPr>
            <w:tcW w:w="1980" w:type="dxa"/>
          </w:tcPr>
          <w:p w14:paraId="5827E81C" w14:textId="77777777" w:rsidR="00A21722" w:rsidRDefault="001E6592">
            <w:pPr>
              <w:pStyle w:val="Compact"/>
            </w:pPr>
            <w:r>
              <w:t>Rationale</w:t>
            </w:r>
          </w:p>
        </w:tc>
        <w:tc>
          <w:tcPr>
            <w:tcW w:w="1980" w:type="dxa"/>
          </w:tcPr>
          <w:p w14:paraId="0E0051C4" w14:textId="77777777" w:rsidR="00A21722" w:rsidRDefault="001E6592">
            <w:pPr>
              <w:pStyle w:val="Compact"/>
            </w:pPr>
            <w:r>
              <w:t>3</w:t>
            </w:r>
          </w:p>
        </w:tc>
        <w:tc>
          <w:tcPr>
            <w:tcW w:w="1980" w:type="dxa"/>
          </w:tcPr>
          <w:p w14:paraId="3D4D8CA4" w14:textId="77777777" w:rsidR="00A21722" w:rsidRDefault="001E6592">
            <w:pPr>
              <w:pStyle w:val="Compact"/>
            </w:pPr>
            <w:r>
              <w:t>Describe the rationale for the review in the context of what is already known. Explain why the review questions/objectives lend themselves to a scoping review approach.</w:t>
            </w:r>
          </w:p>
        </w:tc>
        <w:tc>
          <w:tcPr>
            <w:tcW w:w="1980" w:type="dxa"/>
          </w:tcPr>
          <w:p w14:paraId="63195182" w14:textId="77777777" w:rsidR="00A21722" w:rsidRDefault="001E6592">
            <w:pPr>
              <w:pStyle w:val="Compact"/>
            </w:pPr>
            <w:r>
              <w:t>Click here to enter text.</w:t>
            </w:r>
          </w:p>
        </w:tc>
      </w:tr>
      <w:tr w:rsidR="00A21722" w14:paraId="3A4D1453" w14:textId="77777777">
        <w:tc>
          <w:tcPr>
            <w:tcW w:w="1980" w:type="dxa"/>
          </w:tcPr>
          <w:p w14:paraId="336CDD14" w14:textId="77777777" w:rsidR="00A21722" w:rsidRDefault="001E6592">
            <w:pPr>
              <w:pStyle w:val="Compact"/>
            </w:pPr>
            <w:r>
              <w:t>Objectives</w:t>
            </w:r>
          </w:p>
        </w:tc>
        <w:tc>
          <w:tcPr>
            <w:tcW w:w="1980" w:type="dxa"/>
          </w:tcPr>
          <w:p w14:paraId="726A1896" w14:textId="77777777" w:rsidR="00A21722" w:rsidRDefault="001E6592">
            <w:pPr>
              <w:pStyle w:val="Compact"/>
            </w:pPr>
            <w:r>
              <w:t>4</w:t>
            </w:r>
          </w:p>
        </w:tc>
        <w:tc>
          <w:tcPr>
            <w:tcW w:w="1980" w:type="dxa"/>
          </w:tcPr>
          <w:p w14:paraId="6B3E27E7" w14:textId="77777777" w:rsidR="00A21722" w:rsidRDefault="001E6592">
            <w:pPr>
              <w:pStyle w:val="Compact"/>
            </w:pPr>
            <w:r>
              <w:t xml:space="preserve">Provide an explicit statement of the questions and objectives being addressed with reference to their key elements (e.g., population or participants, concepts, and </w:t>
            </w:r>
            <w:r>
              <w:lastRenderedPageBreak/>
              <w:t>context) or other relevant key elements used to conceptualize the review questions and/or objectives.</w:t>
            </w:r>
          </w:p>
        </w:tc>
        <w:tc>
          <w:tcPr>
            <w:tcW w:w="1980" w:type="dxa"/>
          </w:tcPr>
          <w:p w14:paraId="4A8DBB09" w14:textId="77777777" w:rsidR="00A21722" w:rsidRDefault="001E6592">
            <w:pPr>
              <w:pStyle w:val="Compact"/>
            </w:pPr>
            <w:r>
              <w:lastRenderedPageBreak/>
              <w:t>Click here to enter text.</w:t>
            </w:r>
          </w:p>
        </w:tc>
      </w:tr>
      <w:tr w:rsidR="00A21722" w14:paraId="3D590224" w14:textId="77777777">
        <w:tc>
          <w:tcPr>
            <w:tcW w:w="1980" w:type="dxa"/>
          </w:tcPr>
          <w:p w14:paraId="3A1175A4" w14:textId="77777777" w:rsidR="00A21722" w:rsidRDefault="001E6592">
            <w:pPr>
              <w:pStyle w:val="Compact"/>
            </w:pPr>
            <w:r>
              <w:t>METHODS</w:t>
            </w:r>
          </w:p>
        </w:tc>
        <w:tc>
          <w:tcPr>
            <w:tcW w:w="1980" w:type="dxa"/>
          </w:tcPr>
          <w:p w14:paraId="4ADAE4FA" w14:textId="77777777" w:rsidR="00A21722" w:rsidRDefault="00A21722">
            <w:pPr>
              <w:pStyle w:val="Compact"/>
            </w:pPr>
          </w:p>
        </w:tc>
        <w:tc>
          <w:tcPr>
            <w:tcW w:w="1980" w:type="dxa"/>
          </w:tcPr>
          <w:p w14:paraId="4A8F20D6" w14:textId="77777777" w:rsidR="00A21722" w:rsidRDefault="00A21722">
            <w:pPr>
              <w:pStyle w:val="Compact"/>
            </w:pPr>
          </w:p>
        </w:tc>
        <w:tc>
          <w:tcPr>
            <w:tcW w:w="1980" w:type="dxa"/>
          </w:tcPr>
          <w:p w14:paraId="6FEB9FA9" w14:textId="77777777" w:rsidR="00A21722" w:rsidRDefault="00A21722">
            <w:pPr>
              <w:pStyle w:val="Compact"/>
            </w:pPr>
          </w:p>
        </w:tc>
      </w:tr>
      <w:tr w:rsidR="00A21722" w14:paraId="155EE332" w14:textId="77777777">
        <w:tc>
          <w:tcPr>
            <w:tcW w:w="1980" w:type="dxa"/>
          </w:tcPr>
          <w:p w14:paraId="1AB40090" w14:textId="77777777" w:rsidR="00A21722" w:rsidRDefault="001E6592">
            <w:pPr>
              <w:pStyle w:val="Compact"/>
            </w:pPr>
            <w:r>
              <w:t>Protocol and registration</w:t>
            </w:r>
          </w:p>
        </w:tc>
        <w:tc>
          <w:tcPr>
            <w:tcW w:w="1980" w:type="dxa"/>
          </w:tcPr>
          <w:p w14:paraId="068653DB" w14:textId="77777777" w:rsidR="00A21722" w:rsidRDefault="001E6592">
            <w:pPr>
              <w:pStyle w:val="Compact"/>
            </w:pPr>
            <w:r>
              <w:t>5</w:t>
            </w:r>
          </w:p>
        </w:tc>
        <w:tc>
          <w:tcPr>
            <w:tcW w:w="1980" w:type="dxa"/>
          </w:tcPr>
          <w:p w14:paraId="6A4BAD3B" w14:textId="77777777" w:rsidR="00A21722" w:rsidRDefault="001E6592">
            <w:pPr>
              <w:pStyle w:val="Compact"/>
            </w:pPr>
            <w:r>
              <w:t>Indicate whether a review protocol exists; state if and where it can be accessed (e.g., a Web address); and if available, provide registration information, including the registration number.</w:t>
            </w:r>
          </w:p>
        </w:tc>
        <w:tc>
          <w:tcPr>
            <w:tcW w:w="1980" w:type="dxa"/>
          </w:tcPr>
          <w:p w14:paraId="7441A4DF" w14:textId="77777777" w:rsidR="00A21722" w:rsidRDefault="001E6592">
            <w:pPr>
              <w:pStyle w:val="Compact"/>
            </w:pPr>
            <w:r>
              <w:t>Click here to enter text.</w:t>
            </w:r>
          </w:p>
        </w:tc>
      </w:tr>
      <w:tr w:rsidR="00A21722" w14:paraId="1957B749" w14:textId="77777777">
        <w:tc>
          <w:tcPr>
            <w:tcW w:w="1980" w:type="dxa"/>
          </w:tcPr>
          <w:p w14:paraId="743EA318" w14:textId="77777777" w:rsidR="00A21722" w:rsidRDefault="001E6592">
            <w:pPr>
              <w:pStyle w:val="Compact"/>
            </w:pPr>
            <w:r>
              <w:t>Eligibility criteria</w:t>
            </w:r>
          </w:p>
        </w:tc>
        <w:tc>
          <w:tcPr>
            <w:tcW w:w="1980" w:type="dxa"/>
          </w:tcPr>
          <w:p w14:paraId="2203B6D2" w14:textId="77777777" w:rsidR="00A21722" w:rsidRDefault="001E6592">
            <w:pPr>
              <w:pStyle w:val="Compact"/>
            </w:pPr>
            <w:r>
              <w:t>6</w:t>
            </w:r>
          </w:p>
        </w:tc>
        <w:tc>
          <w:tcPr>
            <w:tcW w:w="1980" w:type="dxa"/>
          </w:tcPr>
          <w:p w14:paraId="03896DBC" w14:textId="77777777" w:rsidR="00A21722" w:rsidRDefault="001E6592">
            <w:pPr>
              <w:pStyle w:val="Compact"/>
            </w:pPr>
            <w:r>
              <w:t>Specify characteristics of the sources of evidence used as eligibility criteria (e.g., years considered, language, and publication status ), and provide a rationale.</w:t>
            </w:r>
          </w:p>
        </w:tc>
        <w:tc>
          <w:tcPr>
            <w:tcW w:w="1980" w:type="dxa"/>
          </w:tcPr>
          <w:p w14:paraId="4A4377CC" w14:textId="77777777" w:rsidR="00A21722" w:rsidRDefault="001E6592">
            <w:pPr>
              <w:pStyle w:val="Compact"/>
            </w:pPr>
            <w:r>
              <w:t>Click here to enter text.</w:t>
            </w:r>
          </w:p>
        </w:tc>
      </w:tr>
      <w:tr w:rsidR="00A21722" w14:paraId="055AF194" w14:textId="77777777">
        <w:tc>
          <w:tcPr>
            <w:tcW w:w="1980" w:type="dxa"/>
          </w:tcPr>
          <w:p w14:paraId="551F2DC1" w14:textId="77777777" w:rsidR="00A21722" w:rsidRDefault="001E6592">
            <w:pPr>
              <w:pStyle w:val="Compact"/>
            </w:pPr>
            <w:r>
              <w:t>Information sources*</w:t>
            </w:r>
          </w:p>
        </w:tc>
        <w:tc>
          <w:tcPr>
            <w:tcW w:w="1980" w:type="dxa"/>
          </w:tcPr>
          <w:p w14:paraId="282B34D5" w14:textId="77777777" w:rsidR="00A21722" w:rsidRDefault="001E6592">
            <w:pPr>
              <w:pStyle w:val="Compact"/>
            </w:pPr>
            <w:r>
              <w:t>7</w:t>
            </w:r>
          </w:p>
        </w:tc>
        <w:tc>
          <w:tcPr>
            <w:tcW w:w="1980" w:type="dxa"/>
          </w:tcPr>
          <w:p w14:paraId="1C96A28D" w14:textId="77777777" w:rsidR="00A21722" w:rsidRDefault="001E6592">
            <w:pPr>
              <w:pStyle w:val="Compact"/>
            </w:pPr>
            <w:r>
              <w:t xml:space="preserve">Describe all information sources in the </w:t>
            </w:r>
            <w:r>
              <w:lastRenderedPageBreak/>
              <w:t>search (e.g., databases with dates of coverage and contact with authors to identify additional sources), as well as the date the most recent search was executed.</w:t>
            </w:r>
          </w:p>
        </w:tc>
        <w:tc>
          <w:tcPr>
            <w:tcW w:w="1980" w:type="dxa"/>
          </w:tcPr>
          <w:p w14:paraId="59E6C686" w14:textId="77777777" w:rsidR="00A21722" w:rsidRDefault="001E6592">
            <w:pPr>
              <w:pStyle w:val="Compact"/>
            </w:pPr>
            <w:r>
              <w:lastRenderedPageBreak/>
              <w:t>Click here to enter text.</w:t>
            </w:r>
          </w:p>
        </w:tc>
      </w:tr>
      <w:tr w:rsidR="00A21722" w14:paraId="2C1138D8" w14:textId="77777777">
        <w:tc>
          <w:tcPr>
            <w:tcW w:w="1980" w:type="dxa"/>
          </w:tcPr>
          <w:p w14:paraId="0CF267A7" w14:textId="77777777" w:rsidR="00A21722" w:rsidRDefault="001E6592">
            <w:pPr>
              <w:pStyle w:val="Compact"/>
            </w:pPr>
            <w:r>
              <w:t>Search</w:t>
            </w:r>
          </w:p>
        </w:tc>
        <w:tc>
          <w:tcPr>
            <w:tcW w:w="1980" w:type="dxa"/>
          </w:tcPr>
          <w:p w14:paraId="4A7F1D93" w14:textId="77777777" w:rsidR="00A21722" w:rsidRDefault="001E6592">
            <w:pPr>
              <w:pStyle w:val="Compact"/>
            </w:pPr>
            <w:r>
              <w:t>8</w:t>
            </w:r>
          </w:p>
        </w:tc>
        <w:tc>
          <w:tcPr>
            <w:tcW w:w="1980" w:type="dxa"/>
          </w:tcPr>
          <w:p w14:paraId="099E7B2E" w14:textId="77777777" w:rsidR="00A21722" w:rsidRDefault="001E6592">
            <w:pPr>
              <w:pStyle w:val="Compact"/>
            </w:pPr>
            <w:r>
              <w:t>Present the full electronic search strategy for at least 1 database, including any limits used, such that it could be repeated.</w:t>
            </w:r>
          </w:p>
        </w:tc>
        <w:tc>
          <w:tcPr>
            <w:tcW w:w="1980" w:type="dxa"/>
          </w:tcPr>
          <w:p w14:paraId="1FE840F8" w14:textId="77777777" w:rsidR="00A21722" w:rsidRDefault="001E6592">
            <w:pPr>
              <w:pStyle w:val="Compact"/>
            </w:pPr>
            <w:r>
              <w:t>Click here to enter text.</w:t>
            </w:r>
          </w:p>
        </w:tc>
      </w:tr>
      <w:tr w:rsidR="00A21722" w14:paraId="578EAF30" w14:textId="77777777">
        <w:tc>
          <w:tcPr>
            <w:tcW w:w="1980" w:type="dxa"/>
          </w:tcPr>
          <w:p w14:paraId="2BBE8CA3" w14:textId="77777777" w:rsidR="00A21722" w:rsidRDefault="001E6592">
            <w:pPr>
              <w:pStyle w:val="Compact"/>
            </w:pPr>
            <w:r>
              <w:t>Selection of sources of evidence†</w:t>
            </w:r>
          </w:p>
        </w:tc>
        <w:tc>
          <w:tcPr>
            <w:tcW w:w="1980" w:type="dxa"/>
          </w:tcPr>
          <w:p w14:paraId="48261EB5" w14:textId="77777777" w:rsidR="00A21722" w:rsidRDefault="001E6592">
            <w:pPr>
              <w:pStyle w:val="Compact"/>
            </w:pPr>
            <w:r>
              <w:t>9</w:t>
            </w:r>
          </w:p>
        </w:tc>
        <w:tc>
          <w:tcPr>
            <w:tcW w:w="1980" w:type="dxa"/>
          </w:tcPr>
          <w:p w14:paraId="7974E941" w14:textId="77777777" w:rsidR="00A21722" w:rsidRDefault="001E6592">
            <w:pPr>
              <w:pStyle w:val="Compact"/>
            </w:pPr>
            <w:r>
              <w:t>State the process for selecting sources of evidence (i.e., screening and eligibility) included in the scoping review.</w:t>
            </w:r>
          </w:p>
        </w:tc>
        <w:tc>
          <w:tcPr>
            <w:tcW w:w="1980" w:type="dxa"/>
          </w:tcPr>
          <w:p w14:paraId="15256B36" w14:textId="77777777" w:rsidR="00A21722" w:rsidRDefault="001E6592">
            <w:pPr>
              <w:pStyle w:val="Compact"/>
            </w:pPr>
            <w:r>
              <w:t>Click here to enter text.</w:t>
            </w:r>
          </w:p>
        </w:tc>
      </w:tr>
      <w:tr w:rsidR="00A21722" w14:paraId="20D2D2DD" w14:textId="77777777">
        <w:tc>
          <w:tcPr>
            <w:tcW w:w="1980" w:type="dxa"/>
          </w:tcPr>
          <w:p w14:paraId="17E3A399" w14:textId="77777777" w:rsidR="00A21722" w:rsidRDefault="001E6592">
            <w:pPr>
              <w:pStyle w:val="Compact"/>
            </w:pPr>
            <w:r>
              <w:t>Data charting process‡</w:t>
            </w:r>
          </w:p>
        </w:tc>
        <w:tc>
          <w:tcPr>
            <w:tcW w:w="1980" w:type="dxa"/>
          </w:tcPr>
          <w:p w14:paraId="1307F249" w14:textId="77777777" w:rsidR="00A21722" w:rsidRDefault="001E6592">
            <w:pPr>
              <w:pStyle w:val="Compact"/>
            </w:pPr>
            <w:r>
              <w:t>10</w:t>
            </w:r>
          </w:p>
        </w:tc>
        <w:tc>
          <w:tcPr>
            <w:tcW w:w="1980" w:type="dxa"/>
          </w:tcPr>
          <w:p w14:paraId="32E69BDC" w14:textId="77777777" w:rsidR="00A21722" w:rsidRDefault="001E6592">
            <w:pPr>
              <w:pStyle w:val="Compact"/>
            </w:pPr>
            <w:r>
              <w:t xml:space="preserve">Describe the methods of charting data from the included sources of evidence (e.g., calibrated forms or forms that have </w:t>
            </w:r>
            <w:r>
              <w:lastRenderedPageBreak/>
              <w:t>been tested by the team before their use, and whether data charting was done independently or in duplicate) and any processes for obtaining and confirming data from investigators.</w:t>
            </w:r>
          </w:p>
        </w:tc>
        <w:tc>
          <w:tcPr>
            <w:tcW w:w="1980" w:type="dxa"/>
          </w:tcPr>
          <w:p w14:paraId="53F60962" w14:textId="77777777" w:rsidR="00A21722" w:rsidRDefault="001E6592">
            <w:pPr>
              <w:pStyle w:val="Compact"/>
            </w:pPr>
            <w:r>
              <w:lastRenderedPageBreak/>
              <w:t>Click here to enter text.</w:t>
            </w:r>
          </w:p>
        </w:tc>
      </w:tr>
      <w:tr w:rsidR="00A21722" w14:paraId="417F7B19" w14:textId="77777777">
        <w:tc>
          <w:tcPr>
            <w:tcW w:w="1980" w:type="dxa"/>
          </w:tcPr>
          <w:p w14:paraId="52F02F17" w14:textId="77777777" w:rsidR="00A21722" w:rsidRDefault="001E6592">
            <w:pPr>
              <w:pStyle w:val="Compact"/>
            </w:pPr>
            <w:r>
              <w:t>Data items</w:t>
            </w:r>
          </w:p>
        </w:tc>
        <w:tc>
          <w:tcPr>
            <w:tcW w:w="1980" w:type="dxa"/>
          </w:tcPr>
          <w:p w14:paraId="634B7825" w14:textId="77777777" w:rsidR="00A21722" w:rsidRDefault="001E6592">
            <w:pPr>
              <w:pStyle w:val="Compact"/>
            </w:pPr>
            <w:r>
              <w:t>11</w:t>
            </w:r>
          </w:p>
        </w:tc>
        <w:tc>
          <w:tcPr>
            <w:tcW w:w="1980" w:type="dxa"/>
          </w:tcPr>
          <w:p w14:paraId="614D07C5" w14:textId="77777777" w:rsidR="00A21722" w:rsidRDefault="001E6592">
            <w:pPr>
              <w:pStyle w:val="Compact"/>
            </w:pPr>
            <w:r>
              <w:t>List and define all variables for which data were sought and any assumptions and simplifications made.</w:t>
            </w:r>
          </w:p>
        </w:tc>
        <w:tc>
          <w:tcPr>
            <w:tcW w:w="1980" w:type="dxa"/>
          </w:tcPr>
          <w:p w14:paraId="632FF2B8" w14:textId="77777777" w:rsidR="00A21722" w:rsidRDefault="001E6592">
            <w:pPr>
              <w:pStyle w:val="Compact"/>
            </w:pPr>
            <w:r>
              <w:t>Click here to enter text.</w:t>
            </w:r>
          </w:p>
        </w:tc>
      </w:tr>
      <w:tr w:rsidR="00A21722" w14:paraId="4FFCBD8C" w14:textId="77777777">
        <w:tc>
          <w:tcPr>
            <w:tcW w:w="1980" w:type="dxa"/>
          </w:tcPr>
          <w:p w14:paraId="52A24A65" w14:textId="77777777" w:rsidR="00A21722" w:rsidRDefault="001E6592">
            <w:pPr>
              <w:pStyle w:val="Compact"/>
            </w:pPr>
            <w:r>
              <w:t>Critical appraisal of individual sources of evidence§</w:t>
            </w:r>
          </w:p>
        </w:tc>
        <w:tc>
          <w:tcPr>
            <w:tcW w:w="1980" w:type="dxa"/>
          </w:tcPr>
          <w:p w14:paraId="370CD624" w14:textId="77777777" w:rsidR="00A21722" w:rsidRDefault="001E6592">
            <w:pPr>
              <w:pStyle w:val="Compact"/>
            </w:pPr>
            <w:r>
              <w:t>12</w:t>
            </w:r>
          </w:p>
        </w:tc>
        <w:tc>
          <w:tcPr>
            <w:tcW w:w="1980" w:type="dxa"/>
          </w:tcPr>
          <w:p w14:paraId="027FE791" w14:textId="77777777" w:rsidR="00A21722" w:rsidRDefault="001E6592">
            <w:pPr>
              <w:pStyle w:val="Compact"/>
            </w:pPr>
            <w:r>
              <w:t>If done, provide a rationale for conducting a critical appraisal of included sources of evidence; describe the methods used and how this information was used in any data synthesis (if appropriate).</w:t>
            </w:r>
          </w:p>
        </w:tc>
        <w:tc>
          <w:tcPr>
            <w:tcW w:w="1980" w:type="dxa"/>
          </w:tcPr>
          <w:p w14:paraId="7FE359E6" w14:textId="77777777" w:rsidR="00A21722" w:rsidRDefault="001E6592">
            <w:pPr>
              <w:pStyle w:val="Compact"/>
            </w:pPr>
            <w:r>
              <w:t>Click here to enter text.</w:t>
            </w:r>
          </w:p>
        </w:tc>
      </w:tr>
      <w:tr w:rsidR="00A21722" w14:paraId="01CA5D84" w14:textId="77777777">
        <w:tc>
          <w:tcPr>
            <w:tcW w:w="1980" w:type="dxa"/>
          </w:tcPr>
          <w:p w14:paraId="2E009155" w14:textId="77777777" w:rsidR="00A21722" w:rsidRDefault="001E6592">
            <w:pPr>
              <w:pStyle w:val="Compact"/>
            </w:pPr>
            <w:r>
              <w:t>Synthesis of results</w:t>
            </w:r>
          </w:p>
        </w:tc>
        <w:tc>
          <w:tcPr>
            <w:tcW w:w="1980" w:type="dxa"/>
          </w:tcPr>
          <w:p w14:paraId="66D42BD0" w14:textId="77777777" w:rsidR="00A21722" w:rsidRDefault="001E6592">
            <w:pPr>
              <w:pStyle w:val="Compact"/>
            </w:pPr>
            <w:r>
              <w:t>13</w:t>
            </w:r>
          </w:p>
        </w:tc>
        <w:tc>
          <w:tcPr>
            <w:tcW w:w="1980" w:type="dxa"/>
          </w:tcPr>
          <w:p w14:paraId="74A1C4C5" w14:textId="77777777" w:rsidR="00A21722" w:rsidRDefault="001E6592">
            <w:pPr>
              <w:pStyle w:val="Compact"/>
            </w:pPr>
            <w:r>
              <w:t xml:space="preserve">Describe the methods of handling and </w:t>
            </w:r>
            <w:r>
              <w:lastRenderedPageBreak/>
              <w:t>summarizing the data that were charted.</w:t>
            </w:r>
          </w:p>
        </w:tc>
        <w:tc>
          <w:tcPr>
            <w:tcW w:w="1980" w:type="dxa"/>
          </w:tcPr>
          <w:p w14:paraId="7D069D38" w14:textId="77777777" w:rsidR="00A21722" w:rsidRDefault="001E6592">
            <w:pPr>
              <w:pStyle w:val="Compact"/>
            </w:pPr>
            <w:r>
              <w:lastRenderedPageBreak/>
              <w:t>Click here to enter text.</w:t>
            </w:r>
          </w:p>
        </w:tc>
      </w:tr>
      <w:tr w:rsidR="00A21722" w14:paraId="6EF41570" w14:textId="77777777">
        <w:tc>
          <w:tcPr>
            <w:tcW w:w="1980" w:type="dxa"/>
          </w:tcPr>
          <w:p w14:paraId="4B724148" w14:textId="77777777" w:rsidR="00A21722" w:rsidRDefault="001E6592">
            <w:pPr>
              <w:pStyle w:val="Compact"/>
            </w:pPr>
            <w:r>
              <w:t>RESULTS</w:t>
            </w:r>
          </w:p>
        </w:tc>
        <w:tc>
          <w:tcPr>
            <w:tcW w:w="1980" w:type="dxa"/>
          </w:tcPr>
          <w:p w14:paraId="793F4710" w14:textId="77777777" w:rsidR="00A21722" w:rsidRDefault="00A21722">
            <w:pPr>
              <w:pStyle w:val="Compact"/>
            </w:pPr>
          </w:p>
        </w:tc>
        <w:tc>
          <w:tcPr>
            <w:tcW w:w="1980" w:type="dxa"/>
          </w:tcPr>
          <w:p w14:paraId="0B9634D7" w14:textId="77777777" w:rsidR="00A21722" w:rsidRDefault="00A21722">
            <w:pPr>
              <w:pStyle w:val="Compact"/>
            </w:pPr>
          </w:p>
        </w:tc>
        <w:tc>
          <w:tcPr>
            <w:tcW w:w="1980" w:type="dxa"/>
          </w:tcPr>
          <w:p w14:paraId="1C75D188" w14:textId="77777777" w:rsidR="00A21722" w:rsidRDefault="00A21722">
            <w:pPr>
              <w:pStyle w:val="Compact"/>
            </w:pPr>
          </w:p>
        </w:tc>
      </w:tr>
      <w:tr w:rsidR="00A21722" w14:paraId="43CE3204" w14:textId="77777777">
        <w:tc>
          <w:tcPr>
            <w:tcW w:w="1980" w:type="dxa"/>
          </w:tcPr>
          <w:p w14:paraId="24E74B05" w14:textId="77777777" w:rsidR="00A21722" w:rsidRDefault="001E6592">
            <w:pPr>
              <w:pStyle w:val="Compact"/>
            </w:pPr>
            <w:r>
              <w:t>Selection of sources of evidence</w:t>
            </w:r>
          </w:p>
        </w:tc>
        <w:tc>
          <w:tcPr>
            <w:tcW w:w="1980" w:type="dxa"/>
          </w:tcPr>
          <w:p w14:paraId="5835D6DB" w14:textId="77777777" w:rsidR="00A21722" w:rsidRDefault="001E6592">
            <w:pPr>
              <w:pStyle w:val="Compact"/>
            </w:pPr>
            <w:r>
              <w:t>14</w:t>
            </w:r>
          </w:p>
        </w:tc>
        <w:tc>
          <w:tcPr>
            <w:tcW w:w="1980" w:type="dxa"/>
          </w:tcPr>
          <w:p w14:paraId="248079CF" w14:textId="77777777" w:rsidR="00A21722" w:rsidRDefault="001E6592">
            <w:pPr>
              <w:pStyle w:val="Compact"/>
            </w:pPr>
            <w:r>
              <w:t>Give numbers of sources of evidence screened, assessed for eligibility, and included in the review, with reasons for exclusions at each stage, ideally using a flow diagram.</w:t>
            </w:r>
          </w:p>
        </w:tc>
        <w:tc>
          <w:tcPr>
            <w:tcW w:w="1980" w:type="dxa"/>
          </w:tcPr>
          <w:p w14:paraId="6FCDC367" w14:textId="77777777" w:rsidR="00A21722" w:rsidRDefault="001E6592">
            <w:pPr>
              <w:pStyle w:val="Compact"/>
            </w:pPr>
            <w:r>
              <w:t>Click here to enter text.</w:t>
            </w:r>
          </w:p>
        </w:tc>
      </w:tr>
      <w:tr w:rsidR="00A21722" w14:paraId="38683AEF" w14:textId="77777777">
        <w:tc>
          <w:tcPr>
            <w:tcW w:w="1980" w:type="dxa"/>
          </w:tcPr>
          <w:p w14:paraId="586196FF" w14:textId="77777777" w:rsidR="00A21722" w:rsidRDefault="001E6592">
            <w:pPr>
              <w:pStyle w:val="Compact"/>
            </w:pPr>
            <w:r>
              <w:t>Characteristics of sources of evidence</w:t>
            </w:r>
          </w:p>
        </w:tc>
        <w:tc>
          <w:tcPr>
            <w:tcW w:w="1980" w:type="dxa"/>
          </w:tcPr>
          <w:p w14:paraId="32EAA2C8" w14:textId="77777777" w:rsidR="00A21722" w:rsidRDefault="001E6592">
            <w:pPr>
              <w:pStyle w:val="Compact"/>
            </w:pPr>
            <w:r>
              <w:t>15</w:t>
            </w:r>
          </w:p>
        </w:tc>
        <w:tc>
          <w:tcPr>
            <w:tcW w:w="1980" w:type="dxa"/>
          </w:tcPr>
          <w:p w14:paraId="6E73ACF1" w14:textId="77777777" w:rsidR="00A21722" w:rsidRDefault="001E6592">
            <w:pPr>
              <w:pStyle w:val="Compact"/>
            </w:pPr>
            <w:r>
              <w:t>For each source of evidence, present characteristics for which data were charted and provide the citations.</w:t>
            </w:r>
          </w:p>
        </w:tc>
        <w:tc>
          <w:tcPr>
            <w:tcW w:w="1980" w:type="dxa"/>
          </w:tcPr>
          <w:p w14:paraId="66BE9508" w14:textId="77777777" w:rsidR="00A21722" w:rsidRDefault="001E6592">
            <w:pPr>
              <w:pStyle w:val="Compact"/>
            </w:pPr>
            <w:r>
              <w:t>Click here to enter text.</w:t>
            </w:r>
          </w:p>
        </w:tc>
      </w:tr>
      <w:tr w:rsidR="00A21722" w14:paraId="7486925C" w14:textId="77777777">
        <w:tc>
          <w:tcPr>
            <w:tcW w:w="1980" w:type="dxa"/>
          </w:tcPr>
          <w:p w14:paraId="11A9B34D" w14:textId="77777777" w:rsidR="00A21722" w:rsidRDefault="001E6592">
            <w:pPr>
              <w:pStyle w:val="Compact"/>
            </w:pPr>
            <w:r>
              <w:t>Critical appraisal within sources of evidence</w:t>
            </w:r>
          </w:p>
        </w:tc>
        <w:tc>
          <w:tcPr>
            <w:tcW w:w="1980" w:type="dxa"/>
          </w:tcPr>
          <w:p w14:paraId="36504799" w14:textId="77777777" w:rsidR="00A21722" w:rsidRDefault="001E6592">
            <w:pPr>
              <w:pStyle w:val="Compact"/>
            </w:pPr>
            <w:r>
              <w:t>16</w:t>
            </w:r>
          </w:p>
        </w:tc>
        <w:tc>
          <w:tcPr>
            <w:tcW w:w="1980" w:type="dxa"/>
          </w:tcPr>
          <w:p w14:paraId="40D77C05" w14:textId="77777777" w:rsidR="00A21722" w:rsidRDefault="001E6592">
            <w:pPr>
              <w:pStyle w:val="Compact"/>
            </w:pPr>
            <w:r>
              <w:t>If done, present data on critical appraisal of included sources of evidence (see item 12).</w:t>
            </w:r>
          </w:p>
        </w:tc>
        <w:tc>
          <w:tcPr>
            <w:tcW w:w="1980" w:type="dxa"/>
          </w:tcPr>
          <w:p w14:paraId="25BD9194" w14:textId="77777777" w:rsidR="00A21722" w:rsidRDefault="001E6592">
            <w:pPr>
              <w:pStyle w:val="Compact"/>
            </w:pPr>
            <w:r>
              <w:t>Click here to enter text.</w:t>
            </w:r>
          </w:p>
        </w:tc>
      </w:tr>
      <w:tr w:rsidR="00A21722" w14:paraId="0BCBDC77" w14:textId="77777777">
        <w:tc>
          <w:tcPr>
            <w:tcW w:w="1980" w:type="dxa"/>
          </w:tcPr>
          <w:p w14:paraId="69A9CB15" w14:textId="77777777" w:rsidR="00A21722" w:rsidRDefault="001E6592">
            <w:pPr>
              <w:pStyle w:val="Compact"/>
            </w:pPr>
            <w:r>
              <w:t>Results of individual sources of evidence</w:t>
            </w:r>
          </w:p>
        </w:tc>
        <w:tc>
          <w:tcPr>
            <w:tcW w:w="1980" w:type="dxa"/>
          </w:tcPr>
          <w:p w14:paraId="31E0C19E" w14:textId="77777777" w:rsidR="00A21722" w:rsidRDefault="001E6592">
            <w:pPr>
              <w:pStyle w:val="Compact"/>
            </w:pPr>
            <w:r>
              <w:t>17</w:t>
            </w:r>
          </w:p>
        </w:tc>
        <w:tc>
          <w:tcPr>
            <w:tcW w:w="1980" w:type="dxa"/>
          </w:tcPr>
          <w:p w14:paraId="16708DD6" w14:textId="77777777" w:rsidR="00A21722" w:rsidRDefault="001E6592">
            <w:pPr>
              <w:pStyle w:val="Compact"/>
            </w:pPr>
            <w:r>
              <w:t xml:space="preserve">For each included source of evidence, present the relevant data that </w:t>
            </w:r>
            <w:r>
              <w:lastRenderedPageBreak/>
              <w:t>were charted that relate to the review questions and objectives.</w:t>
            </w:r>
          </w:p>
        </w:tc>
        <w:tc>
          <w:tcPr>
            <w:tcW w:w="1980" w:type="dxa"/>
          </w:tcPr>
          <w:p w14:paraId="76FE107F" w14:textId="77777777" w:rsidR="00A21722" w:rsidRDefault="001E6592">
            <w:pPr>
              <w:pStyle w:val="Compact"/>
            </w:pPr>
            <w:r>
              <w:lastRenderedPageBreak/>
              <w:t>Click here to enter text.</w:t>
            </w:r>
          </w:p>
        </w:tc>
      </w:tr>
      <w:tr w:rsidR="00A21722" w14:paraId="2C0D8167" w14:textId="77777777">
        <w:tc>
          <w:tcPr>
            <w:tcW w:w="1980" w:type="dxa"/>
          </w:tcPr>
          <w:p w14:paraId="26D56C2B" w14:textId="77777777" w:rsidR="00A21722" w:rsidRDefault="001E6592">
            <w:pPr>
              <w:pStyle w:val="Compact"/>
            </w:pPr>
            <w:r>
              <w:t>Synthesis of results</w:t>
            </w:r>
          </w:p>
        </w:tc>
        <w:tc>
          <w:tcPr>
            <w:tcW w:w="1980" w:type="dxa"/>
          </w:tcPr>
          <w:p w14:paraId="64A3642B" w14:textId="77777777" w:rsidR="00A21722" w:rsidRDefault="001E6592">
            <w:pPr>
              <w:pStyle w:val="Compact"/>
            </w:pPr>
            <w:r>
              <w:t>18</w:t>
            </w:r>
          </w:p>
        </w:tc>
        <w:tc>
          <w:tcPr>
            <w:tcW w:w="1980" w:type="dxa"/>
          </w:tcPr>
          <w:p w14:paraId="6B46A873" w14:textId="77777777" w:rsidR="00A21722" w:rsidRDefault="001E6592">
            <w:pPr>
              <w:pStyle w:val="Compact"/>
            </w:pPr>
            <w:r>
              <w:t>Summarize and/or present the charting results as they relate to the review questions and objectives.</w:t>
            </w:r>
          </w:p>
        </w:tc>
        <w:tc>
          <w:tcPr>
            <w:tcW w:w="1980" w:type="dxa"/>
          </w:tcPr>
          <w:p w14:paraId="10B93406" w14:textId="77777777" w:rsidR="00A21722" w:rsidRDefault="001E6592">
            <w:pPr>
              <w:pStyle w:val="Compact"/>
            </w:pPr>
            <w:r>
              <w:t>Click here to enter text.</w:t>
            </w:r>
          </w:p>
        </w:tc>
      </w:tr>
      <w:tr w:rsidR="00A21722" w14:paraId="4249BADC" w14:textId="77777777">
        <w:tc>
          <w:tcPr>
            <w:tcW w:w="1980" w:type="dxa"/>
          </w:tcPr>
          <w:p w14:paraId="1D2A213D" w14:textId="77777777" w:rsidR="00A21722" w:rsidRDefault="001E6592">
            <w:pPr>
              <w:pStyle w:val="Compact"/>
            </w:pPr>
            <w:r>
              <w:t>DISCUSSION</w:t>
            </w:r>
          </w:p>
        </w:tc>
        <w:tc>
          <w:tcPr>
            <w:tcW w:w="1980" w:type="dxa"/>
          </w:tcPr>
          <w:p w14:paraId="7449EC4F" w14:textId="77777777" w:rsidR="00A21722" w:rsidRDefault="00A21722">
            <w:pPr>
              <w:pStyle w:val="Compact"/>
            </w:pPr>
          </w:p>
        </w:tc>
        <w:tc>
          <w:tcPr>
            <w:tcW w:w="1980" w:type="dxa"/>
          </w:tcPr>
          <w:p w14:paraId="52FB9A05" w14:textId="77777777" w:rsidR="00A21722" w:rsidRDefault="00A21722">
            <w:pPr>
              <w:pStyle w:val="Compact"/>
            </w:pPr>
          </w:p>
        </w:tc>
        <w:tc>
          <w:tcPr>
            <w:tcW w:w="1980" w:type="dxa"/>
          </w:tcPr>
          <w:p w14:paraId="19508D4E" w14:textId="77777777" w:rsidR="00A21722" w:rsidRDefault="00A21722">
            <w:pPr>
              <w:pStyle w:val="Compact"/>
            </w:pPr>
          </w:p>
        </w:tc>
      </w:tr>
      <w:tr w:rsidR="00A21722" w14:paraId="1839AF0D" w14:textId="77777777">
        <w:tc>
          <w:tcPr>
            <w:tcW w:w="1980" w:type="dxa"/>
          </w:tcPr>
          <w:p w14:paraId="21925560" w14:textId="77777777" w:rsidR="00A21722" w:rsidRDefault="001E6592">
            <w:pPr>
              <w:pStyle w:val="Compact"/>
            </w:pPr>
            <w:r>
              <w:t>Summary of evidence</w:t>
            </w:r>
          </w:p>
        </w:tc>
        <w:tc>
          <w:tcPr>
            <w:tcW w:w="1980" w:type="dxa"/>
          </w:tcPr>
          <w:p w14:paraId="05E21A59" w14:textId="77777777" w:rsidR="00A21722" w:rsidRDefault="001E6592">
            <w:pPr>
              <w:pStyle w:val="Compact"/>
            </w:pPr>
            <w:r>
              <w:t>19</w:t>
            </w:r>
          </w:p>
        </w:tc>
        <w:tc>
          <w:tcPr>
            <w:tcW w:w="1980" w:type="dxa"/>
          </w:tcPr>
          <w:p w14:paraId="4E196CF9" w14:textId="77777777" w:rsidR="00A21722" w:rsidRDefault="001E6592">
            <w:pPr>
              <w:pStyle w:val="Compact"/>
            </w:pPr>
            <w:r>
              <w:t>Summarize the main results (including an overview of concepts, themes, and types of evidence available), link to the review questions and objectives, and consider the relevance to key groups.</w:t>
            </w:r>
          </w:p>
        </w:tc>
        <w:tc>
          <w:tcPr>
            <w:tcW w:w="1980" w:type="dxa"/>
          </w:tcPr>
          <w:p w14:paraId="40765F7A" w14:textId="77777777" w:rsidR="00A21722" w:rsidRDefault="001E6592">
            <w:pPr>
              <w:pStyle w:val="Compact"/>
            </w:pPr>
            <w:r>
              <w:t>Click here to enter text.</w:t>
            </w:r>
          </w:p>
        </w:tc>
      </w:tr>
      <w:tr w:rsidR="00A21722" w14:paraId="0DE2E182" w14:textId="77777777">
        <w:tc>
          <w:tcPr>
            <w:tcW w:w="1980" w:type="dxa"/>
          </w:tcPr>
          <w:p w14:paraId="77FD567E" w14:textId="77777777" w:rsidR="00A21722" w:rsidRDefault="001E6592">
            <w:pPr>
              <w:pStyle w:val="Compact"/>
            </w:pPr>
            <w:r>
              <w:t>Limitations</w:t>
            </w:r>
          </w:p>
        </w:tc>
        <w:tc>
          <w:tcPr>
            <w:tcW w:w="1980" w:type="dxa"/>
          </w:tcPr>
          <w:p w14:paraId="4CEC18A2" w14:textId="77777777" w:rsidR="00A21722" w:rsidRDefault="001E6592">
            <w:pPr>
              <w:pStyle w:val="Compact"/>
            </w:pPr>
            <w:r>
              <w:t>20</w:t>
            </w:r>
          </w:p>
        </w:tc>
        <w:tc>
          <w:tcPr>
            <w:tcW w:w="1980" w:type="dxa"/>
          </w:tcPr>
          <w:p w14:paraId="1879D83E" w14:textId="77777777" w:rsidR="00A21722" w:rsidRDefault="001E6592">
            <w:pPr>
              <w:pStyle w:val="Compact"/>
            </w:pPr>
            <w:r>
              <w:t>Discuss the limitations of the scoping review process.</w:t>
            </w:r>
          </w:p>
        </w:tc>
        <w:tc>
          <w:tcPr>
            <w:tcW w:w="1980" w:type="dxa"/>
          </w:tcPr>
          <w:p w14:paraId="156990C0" w14:textId="77777777" w:rsidR="00A21722" w:rsidRDefault="001E6592">
            <w:pPr>
              <w:pStyle w:val="Compact"/>
            </w:pPr>
            <w:r>
              <w:t>Click here to enter text.</w:t>
            </w:r>
          </w:p>
        </w:tc>
      </w:tr>
      <w:tr w:rsidR="00A21722" w14:paraId="64EF90E3" w14:textId="77777777">
        <w:tc>
          <w:tcPr>
            <w:tcW w:w="1980" w:type="dxa"/>
          </w:tcPr>
          <w:p w14:paraId="53F1DDD7" w14:textId="77777777" w:rsidR="00A21722" w:rsidRDefault="001E6592">
            <w:pPr>
              <w:pStyle w:val="Compact"/>
            </w:pPr>
            <w:r>
              <w:t>Conclusions</w:t>
            </w:r>
          </w:p>
        </w:tc>
        <w:tc>
          <w:tcPr>
            <w:tcW w:w="1980" w:type="dxa"/>
          </w:tcPr>
          <w:p w14:paraId="00D861FE" w14:textId="77777777" w:rsidR="00A21722" w:rsidRDefault="001E6592">
            <w:pPr>
              <w:pStyle w:val="Compact"/>
            </w:pPr>
            <w:r>
              <w:t>21</w:t>
            </w:r>
          </w:p>
        </w:tc>
        <w:tc>
          <w:tcPr>
            <w:tcW w:w="1980" w:type="dxa"/>
          </w:tcPr>
          <w:p w14:paraId="0833FB6F" w14:textId="77777777" w:rsidR="00A21722" w:rsidRDefault="001E6592">
            <w:pPr>
              <w:pStyle w:val="Compact"/>
            </w:pPr>
            <w:r>
              <w:t xml:space="preserve">Provide a general interpretation of the results with respect to the </w:t>
            </w:r>
            <w:r>
              <w:lastRenderedPageBreak/>
              <w:t>review questions and objectives, as well as potential implications and/or next steps.</w:t>
            </w:r>
          </w:p>
        </w:tc>
        <w:tc>
          <w:tcPr>
            <w:tcW w:w="1980" w:type="dxa"/>
          </w:tcPr>
          <w:p w14:paraId="4D41809B" w14:textId="77777777" w:rsidR="00A21722" w:rsidRDefault="001E6592">
            <w:pPr>
              <w:pStyle w:val="Compact"/>
            </w:pPr>
            <w:r>
              <w:lastRenderedPageBreak/>
              <w:t>Click here to enter text.</w:t>
            </w:r>
          </w:p>
        </w:tc>
      </w:tr>
      <w:tr w:rsidR="00A21722" w14:paraId="4DBAF14F" w14:textId="77777777">
        <w:tc>
          <w:tcPr>
            <w:tcW w:w="1980" w:type="dxa"/>
          </w:tcPr>
          <w:p w14:paraId="55963D24" w14:textId="77777777" w:rsidR="00A21722" w:rsidRDefault="001E6592">
            <w:pPr>
              <w:pStyle w:val="Compact"/>
            </w:pPr>
            <w:r>
              <w:t>FUNDING</w:t>
            </w:r>
          </w:p>
        </w:tc>
        <w:tc>
          <w:tcPr>
            <w:tcW w:w="1980" w:type="dxa"/>
          </w:tcPr>
          <w:p w14:paraId="7FB45E66" w14:textId="77777777" w:rsidR="00A21722" w:rsidRDefault="00A21722">
            <w:pPr>
              <w:pStyle w:val="Compact"/>
            </w:pPr>
          </w:p>
        </w:tc>
        <w:tc>
          <w:tcPr>
            <w:tcW w:w="1980" w:type="dxa"/>
          </w:tcPr>
          <w:p w14:paraId="45966478" w14:textId="77777777" w:rsidR="00A21722" w:rsidRDefault="00A21722">
            <w:pPr>
              <w:pStyle w:val="Compact"/>
            </w:pPr>
          </w:p>
        </w:tc>
        <w:tc>
          <w:tcPr>
            <w:tcW w:w="1980" w:type="dxa"/>
          </w:tcPr>
          <w:p w14:paraId="35991B59" w14:textId="77777777" w:rsidR="00A21722" w:rsidRDefault="00A21722">
            <w:pPr>
              <w:pStyle w:val="Compact"/>
            </w:pPr>
          </w:p>
        </w:tc>
      </w:tr>
      <w:tr w:rsidR="00A21722" w14:paraId="70E306FE" w14:textId="77777777">
        <w:tc>
          <w:tcPr>
            <w:tcW w:w="1980" w:type="dxa"/>
          </w:tcPr>
          <w:p w14:paraId="17C84496" w14:textId="77777777" w:rsidR="00A21722" w:rsidRDefault="001E6592">
            <w:pPr>
              <w:pStyle w:val="Compact"/>
            </w:pPr>
            <w:r>
              <w:t>Funding</w:t>
            </w:r>
          </w:p>
        </w:tc>
        <w:tc>
          <w:tcPr>
            <w:tcW w:w="1980" w:type="dxa"/>
          </w:tcPr>
          <w:p w14:paraId="78FBDCA5" w14:textId="77777777" w:rsidR="00A21722" w:rsidRDefault="001E6592">
            <w:pPr>
              <w:pStyle w:val="Compact"/>
            </w:pPr>
            <w:r>
              <w:t>22</w:t>
            </w:r>
          </w:p>
        </w:tc>
        <w:tc>
          <w:tcPr>
            <w:tcW w:w="1980" w:type="dxa"/>
          </w:tcPr>
          <w:p w14:paraId="714CA1F2" w14:textId="77777777" w:rsidR="00A21722" w:rsidRDefault="001E6592">
            <w:pPr>
              <w:pStyle w:val="Compact"/>
            </w:pPr>
            <w:r>
              <w:t>Describe sources of funding for the included sources of evidence, as well as sources of funding for the scoping review. Describe the role of the funders of the scoping review.</w:t>
            </w:r>
          </w:p>
        </w:tc>
        <w:tc>
          <w:tcPr>
            <w:tcW w:w="1980" w:type="dxa"/>
          </w:tcPr>
          <w:p w14:paraId="23EDB26F" w14:textId="77777777" w:rsidR="00A21722" w:rsidRDefault="001E6592">
            <w:pPr>
              <w:pStyle w:val="Compact"/>
            </w:pPr>
            <w:r>
              <w:t>Click here to enter text.</w:t>
            </w:r>
          </w:p>
        </w:tc>
      </w:tr>
    </w:tbl>
    <w:p w14:paraId="509020BB" w14:textId="77777777" w:rsidR="00A21722" w:rsidRDefault="001E6592">
      <w:pPr>
        <w:pStyle w:val="BodyText"/>
      </w:pPr>
      <w:r>
        <w:t>JBI = Joanna Briggs Institute; PRISMA-ScR = Preferred Reporting Items for Systematic reviews and Meta-Analyses extension for Scoping Reviews.</w:t>
      </w:r>
    </w:p>
    <w:p w14:paraId="44447356" w14:textId="77777777" w:rsidR="00A21722" w:rsidRDefault="001E6592" w:rsidP="006138A3">
      <w:pPr>
        <w:pStyle w:val="Compact"/>
        <w:numPr>
          <w:ilvl w:val="0"/>
          <w:numId w:val="2"/>
        </w:numPr>
      </w:pPr>
      <w:r>
        <w:t xml:space="preserve">Where </w:t>
      </w:r>
      <w:r>
        <w:rPr>
          <w:i/>
          <w:iCs/>
        </w:rPr>
        <w:t>sources of evidence</w:t>
      </w:r>
      <w:r>
        <w:t xml:space="preserve"> (see second footnote) are compiled from, such as bibliographic databases, social media platforms, and Web sites.</w:t>
      </w:r>
    </w:p>
    <w:p w14:paraId="11097613" w14:textId="77777777" w:rsidR="00A21722" w:rsidRDefault="001E6592">
      <w:pPr>
        <w:pStyle w:val="FirstParagraph"/>
      </w:pPr>
      <w: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Pr>
          <w:i/>
          <w:iCs/>
        </w:rPr>
        <w:t>information sources</w:t>
      </w:r>
      <w:r>
        <w:t xml:space="preserve"> (see first footnote).</w:t>
      </w:r>
    </w:p>
    <w:p w14:paraId="3303637C" w14:textId="77777777" w:rsidR="00A21722" w:rsidRDefault="001E6592">
      <w:pPr>
        <w:pStyle w:val="BodyText"/>
      </w:pPr>
      <w:r>
        <w:t>‡ The frameworks by Arksey and O’Malley and Levac and colleagues and the JBI guidance refer to the process of data extraction in a scoping review as data charting.[@Arksey_IJoSRM_2005a; @khalil2019; @levac2010]</w:t>
      </w:r>
    </w:p>
    <w:p w14:paraId="240C68CF" w14:textId="77777777" w:rsidR="00A21722" w:rsidRDefault="001E6592">
      <w:pPr>
        <w:pStyle w:val="BodyText"/>
      </w:pPr>
      <w:r>
        <w:t xml:space="preserve">§ The process of systematically examining research evidence to assess its validity, results, and relevance before using it to inform a decision. This term is used for items 12 and 19 instead of “risk of bias” (which is more applicable to systematic reviews of </w:t>
      </w:r>
      <w:r>
        <w:lastRenderedPageBreak/>
        <w:t>interventions) to include and acknowledge the various sources of evidence that may be used in a scoping review (e.g., quantitative and/or qualitative research, expert opinion, and policy document).</w:t>
      </w:r>
    </w:p>
    <w:p w14:paraId="0B1DA219" w14:textId="77777777" w:rsidR="00A21722" w:rsidRDefault="001E6592">
      <w:pPr>
        <w:pStyle w:val="BodyText"/>
      </w:pPr>
      <w:r>
        <w:rPr>
          <w:i/>
          <w:iCs/>
        </w:rPr>
        <w:t>From:</w:t>
      </w:r>
      <w:r>
        <w:t xml:space="preserve"> Tricco AC, Lillie E, Zarin W, O’Brien KK, Colquhoun H, Levac D, et al. PRISMA Extension for Scoping Reviews (PRISMA-ScR): Checklist and Explanation. Ann Intern Med. 2018;169:467–473. .</w:t>
      </w:r>
    </w:p>
    <w:p w14:paraId="0AE044D8" w14:textId="77777777" w:rsidR="00A21722" w:rsidRDefault="001E6592">
      <w:pPr>
        <w:pStyle w:val="Heading1"/>
      </w:pPr>
      <w:bookmarkStart w:id="79" w:name="Xd6b6f62309f29c62edf9b830ee98ecdebdfbebe"/>
      <w:bookmarkEnd w:id="78"/>
      <w:r>
        <w:t>Appendix 2 - Scope statement following 2018 consultation study</w:t>
      </w:r>
    </w:p>
    <w:p w14:paraId="58BDC8F1" w14:textId="77777777" w:rsidR="00A21722" w:rsidRDefault="001E6592">
      <w:pPr>
        <w:pStyle w:val="FirstParagraph"/>
      </w:pPr>
      <w:r>
        <w:t>Public health non-communicable disease (NCD) modelling studies aim to quantify the health impacts of changes in risk factors without directly measuring health outcomes. These studies include health impact models and futures models.</w:t>
      </w:r>
    </w:p>
    <w:p w14:paraId="03D2A16B" w14:textId="77777777" w:rsidR="00A21722" w:rsidRDefault="001E6592" w:rsidP="006138A3">
      <w:pPr>
        <w:pStyle w:val="Compact"/>
        <w:numPr>
          <w:ilvl w:val="0"/>
          <w:numId w:val="3"/>
        </w:numPr>
      </w:pPr>
      <w:r>
        <w:rPr>
          <w:b/>
          <w:bCs/>
        </w:rPr>
        <w:t>Health impact models</w:t>
      </w:r>
      <w:r>
        <w:t xml:space="preserve"> estimate the effects of changes in risk factors arising from scenarios (e.g. policy goals), interventions (e.g. policies, regulatory initiatives) or preventive public health initiatives (single or multi-component). Such interventions operate by influencing socio-economic, environmental, behavioural or medical determinants of NCDs.</w:t>
      </w:r>
    </w:p>
    <w:p w14:paraId="42872D82" w14:textId="77777777" w:rsidR="00A21722" w:rsidRDefault="001E6592" w:rsidP="006138A3">
      <w:pPr>
        <w:pStyle w:val="Compact"/>
        <w:numPr>
          <w:ilvl w:val="0"/>
          <w:numId w:val="3"/>
        </w:numPr>
      </w:pPr>
      <w:r>
        <w:rPr>
          <w:b/>
          <w:bCs/>
        </w:rPr>
        <w:t>Futures models</w:t>
      </w:r>
      <w:r>
        <w:t xml:space="preserve"> project the future burden of disease based or anticipated changes in risk factors.</w:t>
      </w:r>
    </w:p>
    <w:p w14:paraId="56E9B170" w14:textId="77777777" w:rsidR="00A21722" w:rsidRDefault="001E6592">
      <w:pPr>
        <w:pStyle w:val="FirstParagraph"/>
      </w:pPr>
      <w:r>
        <w:t>These models typically modify one or more risk factors for one or more NCDs in a population, according to a specified scenario or intervention. Outcomes include disease-specific health impacts and/or general health measures (e.g. quality-adjusted life years, all-cause mortality).</w:t>
      </w:r>
    </w:p>
    <w:p w14:paraId="5E48EE07" w14:textId="77777777" w:rsidR="00A21722" w:rsidRDefault="001E6592">
      <w:pPr>
        <w:pStyle w:val="BodyText"/>
      </w:pPr>
      <w:r>
        <w:t>We adopt the World Health Organization (WHO) definition of NCDs, encompassing cardiovascular diseases, diabetes, chronic respiratory diseases, cancer, and mental health conditions. While the primary focus is on interventions or scenarios that alter the burden of NCDs, the guidelines will also consider interventions with collateral effects on non-NCD outcomes (e.g. alcohol policies that also affect unintentional injury). Accordingly, inclusion of both NCD and non-NCD outcomes is encouraged where these contribute to health gains or harms.</w:t>
      </w:r>
    </w:p>
    <w:p w14:paraId="2EE0624D" w14:textId="77777777" w:rsidR="00A21722" w:rsidRDefault="001E6592">
      <w:pPr>
        <w:pStyle w:val="BodyText"/>
      </w:pPr>
      <w:r>
        <w:t xml:space="preserve">The guidelines will apply to all public health models concerned with quantifying the relationships between risk factors and health outcomes (i.e., health impact or futures </w:t>
      </w:r>
      <w:r>
        <w:lastRenderedPageBreak/>
        <w:t>models). Models focused exclusively on infectious disease transmission (e.g., epidemic modelling, social contagion) fall outside the scope.</w:t>
      </w:r>
    </w:p>
    <w:p w14:paraId="7128030E" w14:textId="77777777" w:rsidR="00A21722" w:rsidRDefault="001E6592">
      <w:pPr>
        <w:pStyle w:val="BodyText"/>
      </w:pPr>
      <w:r>
        <w:t>Health impact models may be embedded within broader modelling frameworks (e.g., economic evaluation or costing). In such cases, the guidelines will apply to the health impact components, while directing users to complementary resources (e.g. CHEERS guidelines for health economic modelling).</w:t>
      </w:r>
    </w:p>
    <w:p w14:paraId="270A1D2F" w14:textId="77777777" w:rsidR="00A21722" w:rsidRDefault="001E6592">
      <w:pPr>
        <w:pStyle w:val="Heading1"/>
      </w:pPr>
      <w:bookmarkStart w:id="80" w:name="X8ee049aed398043e932dc27a4f78788497118f7"/>
      <w:bookmarkEnd w:id="79"/>
      <w:r>
        <w:t>Appendix 3 – Definitions of modelling and computer simulation modelling</w:t>
      </w:r>
    </w:p>
    <w:p w14:paraId="4A0E5988" w14:textId="1E2D0E63" w:rsidR="00A21722" w:rsidRDefault="001E6592">
      <w:pPr>
        <w:pStyle w:val="FirstParagraph"/>
      </w:pPr>
      <w:r>
        <w:rPr>
          <w:b/>
          <w:bCs/>
        </w:rPr>
        <w:t>Modelling</w:t>
      </w:r>
      <w:r>
        <w:t xml:space="preserve"> refers to the development of conceptual, physical, or computational representations that help explore, explain, or interact with complex phenomena, relationships, or processes.</w:t>
      </w:r>
      <w:r>
        <w:fldChar w:fldCharType="begin"/>
      </w:r>
      <w:r w:rsidR="00A54519">
        <w:instrText xml:space="preserve"> ADDIN ZOTERO_ITEM CSL_CITATION {"citationID":"C5MlZW88","properties":{"formattedCitation":"(19\\uc0\\u8211{}22,22\\uc0\\u8211{}24)","plainCitation":"(19–22,22–24)","noteIndex":0},"citationItems":[{"id":72923,"uris":["http://zotero.org/groups/5363837/items/UN7P4SV4","http://zotero.org/groups/5363837/items/BWGICYDR"],"itemData":{"id":72923,"type":"article-journal","container-title":"Journal of Artificial Societies and Social Simulation","issue":"4","journalAbbreviation":"J. Artif. Soc. Soc. Simul.","language":"en","page":"12","title":"Why model?","volume":"11","author":[{"family":"Epstein","given":"Joshua M."}],"issued":{"date-parts":[["2008"]]},"citation-key":"Epstein_JASSS_2008"}},{"id":67806,"uris":["http://zotero.org/groups/5363837/items/CXAQ7I4S"],"itemData":{"id":67806,"type":"chapter","container-title":"The Stanford Encyclopedia of Philosophy","edition":"Fall 2024","language":"en","note":"Citation Key: sep-models-science","publisher":"Metaphysics Research Lab, Stanford University","title":"Models in science","URL":"https://plato.stanford.edu/archives/fall2024/entries/models-science/","author":[{"family":"Frigg","given":"Roman"},{"family":"Hartmann","given":"Stephan"}],"editor":[{"family":"Zalta","given":"Edward N."},{"family":"Nodelman","given":"Uri"}],"issued":{"date-parts":[["2024"]]},"citation-key":"sep-models-science"}},{"id":46358,"uris":["http://zotero.org/groups/5363837/items/E46MYMNC"],"itemData":{"id":46358,"type":"book","collection-title":"Boston Studies in the Philosophy of Science","event-place":"Dordrecht","ISBN":"978-90-481-3850-0","license":"http://www.springer.com/tdm","note":"DOI: 10.1007/978-90-481-3851-7","publisher":"Springer Netherlands","publisher-place":"Dordrecht","source":"DOI.org (Crossref)","title":"Beyond Mimesis and Convention","URL":"http://link.springer.com/10.1007/978-90-481-3851-7","volume":"262","editor":[{"family":"Frigg","given":"Roman"},{"family":"Hunter","given":"Matthew"}],"accessed":{"date-parts":[["2024",6,6]]},"issued":{"date-parts":[["2010"]]},"citation-key":"Frigg_MimesisConvention_2010"}},{"id":66977,"uris":["http://zotero.org/groups/5363837/items/6ZYFG4YH"],"itemData":{"id":66977,"type":"article-journal","abstract":"BACKGROUND: Collaborative relationships between academic oncology and industry (pharmaceutical, biotechnology, \"omic,\" and medical device companies) are essential for therapeutic development in oncology; however, limited research on engagement in and perceptions of these relationships has been done.\nMETHODS: Survey questions were developed to evaluate relationships between academic oncology and industry. An electronic survey was delivered to 1000 randomly selected members of the American Society of Clinical Oncology, a professional organization for oncologists, eliciting respondents' views around oncology-industry collaborations. The responses were analyzed according to prespecified plans.\nRESULTS: There were 225 survey respondents. Most were from the United States (70.0%), worked at an academic institution (60.1%), worked in medical oncology (81.2%), and had an active relationship with industry (85.8%). One quarter (26.7%) of respondents reported difficulty establishing a relationship with industry collaborators, and most respondents (75%) did not report having had mentorship in developing these relationships. The majority (85.3%) of respondents considered these collaborations important to their careers. Respondents generally thought that scientific integrity was preserved (92%), and most respondents (95%) had little concern over the quality of the collaborative product. Many (60%) shared concerns over potential conflict of interest if an individual with a compensated relationship promoted an industry product for clinical care/research, yet most respondents (67%) stated these relationships did not shape their interactions with patients.\nCONCLUSIONS: This study provides novel data characterizing the nature of collaborative relationships between clinicians, researchers, and industry in oncology. Although respondents considered these collaborations an important part of clinical and academic oncology, formal education or mentorship around these relationships was rare. Conflicting findings around conflict of interest highlight the importance of more dedicated research in this area.\nPLAIN LANGUAGE SUMMARY: Business enterprises in health care play a central role in cancer research and care, driving the development of new medical testing, drugs, and devices. Effective working relationships among clinicians, researchers, and these industry partners can promote innovative research and enhance patient care. Study of these collaborations has been limited to date. Through distribution of a questionnaire to cancer clinicians and researchers, we found that most participants consider these relationships valuable, though they find establishing such relationships challenging partly because of gaps in educational programs in this area. Our findings also highlight the need for further policy around the potential bias these relationships can introduce.","container-title":"Cancer","DOI":"10.1002/cncr.34852","ISSN":"1097-0142","issue":"18","journalAbbreviation":"Cancer","language":"eng","note":"PMID: 37227811","page":"2848-2855","source":"PubMed","title":"Characterization of industry relationships in oncology","volume":"129","author":[{"family":"Harrison","given":"Rebecca A."},{"family":"Majd","given":"Nazanin K."},{"family":"Johnson","given":"Margaret O."},{"family":"Urbauer","given":"Diana L."},{"family":"Puduvalli","given":"Vinay"},{"family":"Khasraw","given":"Mustafa"}],"issued":{"date-parts":[["2023",9,15]]},"citation-key":"Harrison_C_2023"}},{"id":66977,"uris":["http://zotero.org/groups/5363837/items/6ZYFG4YH"],"itemData":{"id":66977,"type":"article-journal","abstract":"BACKGROUND: Collaborative relationships between academic oncology and industry (pharmaceutical, biotechnology, \"omic,\" and medical device companies) are essential for therapeutic development in oncology; however, limited research on engagement in and perceptions of these relationships has been done.\nMETHODS: Survey questions were developed to evaluate relationships between academic oncology and industry. An electronic survey was delivered to 1000 randomly selected members of the American Society of Clinical Oncology, a professional organization for oncologists, eliciting respondents' views around oncology-industry collaborations. The responses were analyzed according to prespecified plans.\nRESULTS: There were 225 survey respondents. Most were from the United States (70.0%), worked at an academic institution (60.1%), worked in medical oncology (81.2%), and had an active relationship with industry (85.8%). One quarter (26.7%) of respondents reported difficulty establishing a relationship with industry collaborators, and most respondents (75%) did not report having had mentorship in developing these relationships. The majority (85.3%) of respondents considered these collaborations important to their careers. Respondents generally thought that scientific integrity was preserved (92%), and most respondents (95%) had little concern over the quality of the collaborative product. Many (60%) shared concerns over potential conflict of interest if an individual with a compensated relationship promoted an industry product for clinical care/research, yet most respondents (67%) stated these relationships did not shape their interactions with patients.\nCONCLUSIONS: This study provides novel data characterizing the nature of collaborative relationships between clinicians, researchers, and industry in oncology. Although respondents considered these collaborations an important part of clinical and academic oncology, formal education or mentorship around these relationships was rare. Conflicting findings around conflict of interest highlight the importance of more dedicated research in this area.\nPLAIN LANGUAGE SUMMARY: Business enterprises in health care play a central role in cancer research and care, driving the development of new medical testing, drugs, and devices. Effective working relationships among clinicians, researchers, and these industry partners can promote innovative research and enhance patient care. Study of these collaborations has been limited to date. Through distribution of a questionnaire to cancer clinicians and researchers, we found that most participants consider these relationships valuable, though they find establishing such relationships challenging partly because of gaps in educational programs in this area. Our findings also highlight the need for further policy around the potential bias these relationships can introduce.","container-title":"Cancer","DOI":"10.1002/cncr.34852","ISSN":"1097-0142","issue":"18","journalAbbreviation":"Cancer","language":"eng","note":"PMID: 37227811","page":"2848-2855","source":"PubMed","title":"Characterization of industry relationships in oncology","volume":"129","author":[{"family":"Harrison","given":"Rebecca A."},{"family":"Majd","given":"Nazanin K."},{"family":"Johnson","given":"Margaret O."},{"family":"Urbauer","given":"Diana L."},{"family":"Puduvalli","given":"Vinay"},{"family":"Khasraw","given":"Mustafa"}],"issued":{"date-parts":[["2023",9,15]]},"citation-key":"Harrison_C_2023"}},{"id":54088,"uris":["http://zotero.org/groups/5363837/items/EQM4FQWT"],"itemData":{"id":54088,"type":"book","abstract":"The handbook offers the first comprehensive reference guide to the interdisciplinary field of model-based reasoning. It highlights the role of models as mediators between theory and experimentation, and as educational devices, as well as their relevance in testing hypotheses and explanatory functions. The Springer Handbook merges philosophical, cognitive and epistemological perspectives on models with the more practical needs related to the application of this tool across various disciplines and practices. The result is a unique, reliable source of information that guides readers toward an understanding of different aspects of model-based science, such as the theoretical and cognitive nature of models, as well as their practical and logical aspects. The inferential role of models in hypothetical reasoning, abduction and creativity once they are constructed, adopted, and manipulated for different scientific and technological purposes is also discussed. Written by a group of internationally renowned experts in philosophy, the history of science, general epistemology, mathematics, cognitive and computer science, physics and life sciences, as well as engineering, architecture, and economics, this Handbook uses numerous diagrams, schemes and other visual representations to promote a better understanding of the concepts. This also makes it highly accessible to an audience of scholars and students with different scientific backgrounds. All in all, the Springer Handbook of Model-Based Science represents the definitive application-oriented reference guide to the interdisciplinary field of model-based reasoning.","collection-title":"Springer Handbooks","event-place":"Cham, Switzerland","ISBN":"978-3-319-30526-4","note":"journalAbbreviation: Springer eBooks\ncontainer-title: Springer eBooks\nDOI: 10.1007/978-3-319-30526-4","publisher":"Springer","publisher-place":"Cham, Switzerland","title":"Springer handbook of model-based science","author":[{"family":"Magnani","given":"Lorenzo"},{"family":"Bertolotti","given":"Tommaso"}],"issued":{"date-parts":[["2017"]]},"citation-key":"Magnani_Se_2017"}},{"id":54092,"uris":["http://zotero.org/groups/5363837/items/ED93B7KK"],"itemData":{"id":54092,"type":"book","collection-title":"Ideas in context ; 52","event-place":"Cambridge ;","ISBN":"0-521-65097-6","publisher":"Cambridge University Press","publisher-place":"Cambridge ;","title":"Models as mediators : perspectives on natural and social sciences","author":[{"family":"Morgan","given":"Mary S."},{"family":"Morrison","given":"Margaret"}],"issued":{"date-parts":[["1999"]]},"citation-key":"Morgan_ModelsMediatorsPerspectives_1999"}}],"schema":"https://github.com/citation-style-language/schema/raw/master/csl-citation.json"} </w:instrText>
      </w:r>
      <w:r>
        <w:fldChar w:fldCharType="separate"/>
      </w:r>
      <w:r w:rsidR="00A54519" w:rsidRPr="00A54519">
        <w:rPr>
          <w:rFonts w:eastAsiaTheme="minorHAnsi" w:cs="Times New Roman"/>
        </w:rPr>
        <w:t>(19–22,22–24)</w:t>
      </w:r>
      <w:r>
        <w:fldChar w:fldCharType="end"/>
      </w:r>
      <w:r>
        <w:t xml:space="preserve"> Models simplify reality by emphasizing the features most relevant to a specific purpose, such as improving understanding, supporting decision-making, or predicting outcomes. Although models are partial representations of reality, they serve as powerful tools for testing ideas, communicating findings, and generating insights. Unlike experimental or observational studies, which describe what </w:t>
      </w:r>
      <w:r>
        <w:rPr>
          <w:i/>
          <w:iCs/>
        </w:rPr>
        <w:t>is</w:t>
      </w:r>
      <w:r>
        <w:t xml:space="preserve"> or what </w:t>
      </w:r>
      <w:r>
        <w:rPr>
          <w:i/>
          <w:iCs/>
        </w:rPr>
        <w:t>has</w:t>
      </w:r>
      <w:r>
        <w:t xml:space="preserve"> happened, modelling explores what </w:t>
      </w:r>
      <w:r>
        <w:rPr>
          <w:i/>
          <w:iCs/>
        </w:rPr>
        <w:t>could</w:t>
      </w:r>
      <w:r>
        <w:t xml:space="preserve"> happen by simulating scenarios and generating insights that go beyond direct measurement or observation.</w:t>
      </w:r>
    </w:p>
    <w:p w14:paraId="238D9EDC" w14:textId="77777777" w:rsidR="00A21722" w:rsidRDefault="001E6592">
      <w:pPr>
        <w:pStyle w:val="BodyText"/>
      </w:pPr>
      <w:r>
        <w:rPr>
          <w:b/>
          <w:bCs/>
        </w:rPr>
        <w:t>Computational simulation modelling</w:t>
      </w:r>
      <w:r>
        <w:t xml:space="preserve"> is the application of computer-based methods to simulate the behaviour of systems, phenomena, or scenarios over time. These models integrate data, algorithms, and mathematical principles to examine interactions, predict outcomes, or explore “what-if” scenarios. By running simulations as dynamic systems, computational models allow researchers to test hypotheses, assess potential impacts of interventions, and explore alternative futures, while maintaining the selective simplifications inherent to all modelling approaches.</w:t>
      </w:r>
    </w:p>
    <w:p w14:paraId="0B141958" w14:textId="77777777" w:rsidR="00A21722" w:rsidRDefault="001E6592">
      <w:pPr>
        <w:pStyle w:val="Heading2"/>
      </w:pPr>
      <w:bookmarkStart w:id="81" w:name="X24c57f67e0e92f72d7124f3710c2aa3dc1ae37c"/>
      <w:r>
        <w:t>Appendix 4 - Detailed eligibility criteria for inclusion of studies</w:t>
      </w:r>
    </w:p>
    <w:p w14:paraId="1D1CFA05" w14:textId="77777777" w:rsidR="00A21722" w:rsidRDefault="001E6592">
      <w:pPr>
        <w:pStyle w:val="FirstParagraph"/>
      </w:pPr>
      <w:r>
        <w:t>This appendix provides explanations, definitions and examples for the eligibility criteria outlined in the main protocol. Reviewers should use this appendix to ensure the criteria are consistently and accurately applied during the screening process.</w:t>
      </w:r>
    </w:p>
    <w:p w14:paraId="7BB05C5E" w14:textId="77777777" w:rsidR="00A21722" w:rsidRDefault="001E6592">
      <w:pPr>
        <w:pStyle w:val="Heading2"/>
      </w:pPr>
      <w:bookmarkStart w:id="82" w:name="first-pass-screening-approach"/>
      <w:bookmarkEnd w:id="81"/>
      <w:r>
        <w:lastRenderedPageBreak/>
        <w:t>First-pass screening approach</w:t>
      </w:r>
    </w:p>
    <w:p w14:paraId="37D47816" w14:textId="77777777" w:rsidR="00A21722" w:rsidRDefault="001E6592">
      <w:pPr>
        <w:pStyle w:val="FirstParagraph"/>
      </w:pPr>
      <w:r>
        <w:t>Before applying the detailed criteria, use these questions for an initial rapid assessment:</w:t>
      </w:r>
    </w:p>
    <w:p w14:paraId="6D0FBA15" w14:textId="77777777" w:rsidR="00A21722" w:rsidRDefault="001E6592">
      <w:pPr>
        <w:pStyle w:val="Heading3"/>
      </w:pPr>
      <w:bookmarkStart w:id="83" w:name="quick-exclusion-questions"/>
      <w:r>
        <w:t>Quick exclusion questions</w:t>
      </w:r>
    </w:p>
    <w:p w14:paraId="0F62AC85" w14:textId="77777777" w:rsidR="00A21722" w:rsidRDefault="001E6592">
      <w:pPr>
        <w:pStyle w:val="FirstParagraph"/>
      </w:pPr>
      <w:r>
        <w:t>Answer “yes” to any of the following questions to exclude the study:</w:t>
      </w:r>
    </w:p>
    <w:p w14:paraId="57812B94" w14:textId="77777777" w:rsidR="00A21722" w:rsidRDefault="001E6592" w:rsidP="006138A3">
      <w:pPr>
        <w:pStyle w:val="Compact"/>
        <w:numPr>
          <w:ilvl w:val="0"/>
          <w:numId w:val="4"/>
        </w:numPr>
      </w:pPr>
      <w:r>
        <w:t>Is this solely about individuals already diagnosed with an NCD (without including undiagnosed populations)?</w:t>
      </w:r>
    </w:p>
    <w:p w14:paraId="1171AEA0" w14:textId="77777777" w:rsidR="00A21722" w:rsidRDefault="001E6592" w:rsidP="006138A3">
      <w:pPr>
        <w:pStyle w:val="Compact"/>
        <w:numPr>
          <w:ilvl w:val="0"/>
          <w:numId w:val="4"/>
        </w:numPr>
      </w:pPr>
      <w:r>
        <w:t>Is this primarily an economic evaluation (cost-effectiveness, cost-utility, budget impact)?</w:t>
      </w:r>
    </w:p>
    <w:p w14:paraId="5144EC24" w14:textId="77777777" w:rsidR="00A21722" w:rsidRDefault="001E6592" w:rsidP="006138A3">
      <w:pPr>
        <w:pStyle w:val="Compact"/>
        <w:numPr>
          <w:ilvl w:val="0"/>
          <w:numId w:val="4"/>
        </w:numPr>
      </w:pPr>
      <w:r>
        <w:t>Is this a clinical risk prediction algorithm or tool that only predicts individual risk without simulating population-level impacts?</w:t>
      </w:r>
    </w:p>
    <w:p w14:paraId="5C240DDF" w14:textId="77777777" w:rsidR="00A21722" w:rsidRDefault="001E6592" w:rsidP="006138A3">
      <w:pPr>
        <w:pStyle w:val="Compact"/>
        <w:numPr>
          <w:ilvl w:val="0"/>
          <w:numId w:val="4"/>
        </w:numPr>
      </w:pPr>
      <w:r>
        <w:t>Does this focus exclusively on diseases other than cardiovascular disease, cancer, diabetes, respiratory disease, mental health, or neurological conditions?</w:t>
      </w:r>
    </w:p>
    <w:p w14:paraId="6E351A52" w14:textId="77777777" w:rsidR="00A21722" w:rsidRDefault="001E6592" w:rsidP="006138A3">
      <w:pPr>
        <w:pStyle w:val="Compact"/>
        <w:numPr>
          <w:ilvl w:val="0"/>
          <w:numId w:val="4"/>
        </w:numPr>
      </w:pPr>
      <w:r>
        <w:t>Is this a review, editorial, commentary, or protocol rather than primary research?</w:t>
      </w:r>
    </w:p>
    <w:p w14:paraId="063FB4BA" w14:textId="77777777" w:rsidR="00A21722" w:rsidRDefault="001E6592">
      <w:pPr>
        <w:pStyle w:val="Heading3"/>
      </w:pPr>
      <w:bookmarkStart w:id="84" w:name="quick-inclusion-questions"/>
      <w:bookmarkEnd w:id="83"/>
      <w:r>
        <w:t>Quick inclusion questions</w:t>
      </w:r>
    </w:p>
    <w:p w14:paraId="5504FD7D" w14:textId="77777777" w:rsidR="00A21722" w:rsidRDefault="001E6592">
      <w:pPr>
        <w:pStyle w:val="FirstParagraph"/>
      </w:pPr>
      <w:r>
        <w:t>The study must receive a “yes” to at least one of these questions to proceed to full screening:</w:t>
      </w:r>
    </w:p>
    <w:p w14:paraId="3B7D8DE9" w14:textId="77777777" w:rsidR="00A21722" w:rsidRDefault="001E6592" w:rsidP="006138A3">
      <w:pPr>
        <w:pStyle w:val="Compact"/>
        <w:numPr>
          <w:ilvl w:val="0"/>
          <w:numId w:val="5"/>
        </w:numPr>
      </w:pPr>
      <w:r>
        <w:t>Does this study use computational simulation modelling to evaluate interventions, policies, or risk factors at a population level?</w:t>
      </w:r>
    </w:p>
    <w:p w14:paraId="5AB9F3E4" w14:textId="77777777" w:rsidR="00A21722" w:rsidRDefault="001E6592" w:rsidP="006138A3">
      <w:pPr>
        <w:pStyle w:val="Compact"/>
        <w:numPr>
          <w:ilvl w:val="0"/>
          <w:numId w:val="5"/>
        </w:numPr>
      </w:pPr>
      <w:r>
        <w:t>Does this study quantify the burden of disease or population-attributable risk?</w:t>
      </w:r>
    </w:p>
    <w:p w14:paraId="2ACE6046" w14:textId="77777777" w:rsidR="00A21722" w:rsidRDefault="001E6592" w:rsidP="006138A3">
      <w:pPr>
        <w:pStyle w:val="Compact"/>
        <w:numPr>
          <w:ilvl w:val="0"/>
          <w:numId w:val="5"/>
        </w:numPr>
      </w:pPr>
      <w:r>
        <w:t>Does this study project future trends or compare scenarios related to NCDs or their risk factors?</w:t>
      </w:r>
    </w:p>
    <w:p w14:paraId="4A502D3A" w14:textId="77777777" w:rsidR="00A21722" w:rsidRDefault="001E6592">
      <w:pPr>
        <w:pStyle w:val="FirstParagraph"/>
      </w:pPr>
      <w:r>
        <w:t>If a study passes this initial screening (no exclusions and at least one inclusion), proceed to the comprehensive criteria below. Mark borderline or uncertain cases for full review.</w:t>
      </w:r>
    </w:p>
    <w:p w14:paraId="00E3F512" w14:textId="77777777" w:rsidR="00A21722" w:rsidRDefault="001E6592">
      <w:pPr>
        <w:pStyle w:val="Heading2"/>
      </w:pPr>
      <w:bookmarkStart w:id="85" w:name="comprehensive-screening-criteria"/>
      <w:bookmarkEnd w:id="82"/>
      <w:bookmarkEnd w:id="84"/>
      <w:r>
        <w:t>Comprehensive screening criteria</w:t>
      </w:r>
    </w:p>
    <w:p w14:paraId="443D75B3" w14:textId="77777777" w:rsidR="00A21722" w:rsidRDefault="001E6592">
      <w:pPr>
        <w:pStyle w:val="FirstParagraph"/>
      </w:pPr>
      <w:r>
        <w:t xml:space="preserve">To be included after first-pass screening, a study must meet all four required criteria (criteria 1 to 4). Criteria 5 and 6 are optional and not required for inclusion but can </w:t>
      </w:r>
      <w:r>
        <w:lastRenderedPageBreak/>
        <w:t>support decisions when the first four criteria are unclear or discordant between reviewers. Criterion 7 provides additional inclusion and exclusion rules.</w:t>
      </w:r>
    </w:p>
    <w:p w14:paraId="04D93CC8" w14:textId="77777777" w:rsidR="00A21722" w:rsidRDefault="001E6592">
      <w:pPr>
        <w:pStyle w:val="Heading2"/>
      </w:pPr>
      <w:bookmarkStart w:id="86" w:name="required-criteria-1-to-4"/>
      <w:bookmarkEnd w:id="85"/>
      <w:r>
        <w:t>Required criteria (1 to 4)</w:t>
      </w:r>
    </w:p>
    <w:p w14:paraId="1CFD810D" w14:textId="77777777" w:rsidR="00A21722" w:rsidRDefault="001E6592">
      <w:pPr>
        <w:pStyle w:val="Heading3"/>
      </w:pPr>
      <w:bookmarkStart w:id="87" w:name="Xb19cb2b66d56a3259b42fa6f501b2989b3868c3"/>
      <w:r>
        <w:t>Criterion 1: Population - Populations at risk of developing an NCD</w:t>
      </w:r>
    </w:p>
    <w:p w14:paraId="444C92A2" w14:textId="77777777" w:rsidR="00A21722" w:rsidRDefault="001E6592">
      <w:pPr>
        <w:pStyle w:val="FirstParagraph"/>
      </w:pPr>
      <w:r>
        <w:rPr>
          <w:b/>
          <w:bCs/>
        </w:rPr>
        <w:t>Definition:</w:t>
      </w:r>
      <w:r>
        <w:t xml:space="preserve"> The study must focus on the health of a real or generalizable human population or subpopulation defined by geographic, demographic or social characteristics (e.g., national population, region, age group, socioeconomic group).</w:t>
      </w:r>
    </w:p>
    <w:p w14:paraId="48A2328F" w14:textId="77777777" w:rsidR="00A21722" w:rsidRDefault="001E6592">
      <w:pPr>
        <w:pStyle w:val="BodyText"/>
      </w:pPr>
      <w:r>
        <w:rPr>
          <w:b/>
          <w:bCs/>
        </w:rPr>
        <w:t>Explanation:</w:t>
      </w:r>
      <w:r>
        <w:t xml:space="preserve"> Population health modelling studies simulate the health outcomes of communities or entire populations. They typically represent a mix of exposed and unexposed individuals and assess how interventions or risk factors affect population-level health outcomes.</w:t>
      </w:r>
    </w:p>
    <w:p w14:paraId="117A6C66" w14:textId="77777777" w:rsidR="00A21722" w:rsidRDefault="001E6592">
      <w:pPr>
        <w:pStyle w:val="BodyText"/>
      </w:pPr>
      <w:r>
        <w:rPr>
          <w:b/>
          <w:bCs/>
        </w:rPr>
        <w:t>Key features</w:t>
      </w:r>
    </w:p>
    <w:p w14:paraId="209D2D5E" w14:textId="77777777" w:rsidR="00A21722" w:rsidRDefault="001E6592" w:rsidP="006138A3">
      <w:pPr>
        <w:pStyle w:val="Compact"/>
        <w:numPr>
          <w:ilvl w:val="0"/>
          <w:numId w:val="6"/>
        </w:numPr>
      </w:pPr>
      <w:r>
        <w:t>Representation of population dynamics using various approaches, including open populations (e.g., births, deaths, migration, and aging), closed populations (time and aging only), or stationary populations.</w:t>
      </w:r>
    </w:p>
    <w:p w14:paraId="48E23E59" w14:textId="77777777" w:rsidR="00A21722" w:rsidRDefault="001E6592" w:rsidP="006138A3">
      <w:pPr>
        <w:pStyle w:val="Compact"/>
        <w:numPr>
          <w:ilvl w:val="0"/>
          <w:numId w:val="6"/>
        </w:numPr>
      </w:pPr>
      <w:r>
        <w:t>Inclusion of heterogeneity (e.g., by age, sex, socioeconomic status, geography).</w:t>
      </w:r>
    </w:p>
    <w:p w14:paraId="2A7EB5F3" w14:textId="77777777" w:rsidR="00A21722" w:rsidRDefault="001E6592">
      <w:pPr>
        <w:pStyle w:val="FirstParagraph"/>
      </w:pPr>
      <w:r>
        <w:rPr>
          <w:b/>
          <w:bCs/>
        </w:rPr>
        <w:t>Included</w:t>
      </w:r>
    </w:p>
    <w:p w14:paraId="5A16E80B" w14:textId="77777777" w:rsidR="00A21722" w:rsidRDefault="001E6592" w:rsidP="006138A3">
      <w:pPr>
        <w:pStyle w:val="Compact"/>
        <w:numPr>
          <w:ilvl w:val="0"/>
          <w:numId w:val="7"/>
        </w:numPr>
      </w:pPr>
      <w:r>
        <w:t>General populations (e.g., all adults in a country, women aged 50–74, people living in urban slums).</w:t>
      </w:r>
    </w:p>
    <w:p w14:paraId="3BD0D3C0" w14:textId="77777777" w:rsidR="00A21722" w:rsidRDefault="001E6592" w:rsidP="006138A3">
      <w:pPr>
        <w:pStyle w:val="Compact"/>
        <w:numPr>
          <w:ilvl w:val="0"/>
          <w:numId w:val="7"/>
        </w:numPr>
      </w:pPr>
      <w:r>
        <w:t>Subpopulations defined by social, demographic or geographic characteristics (e.g., low-income adults in East Africa; men over 40 in rural India).</w:t>
      </w:r>
    </w:p>
    <w:p w14:paraId="555839DA" w14:textId="77777777" w:rsidR="00A21722" w:rsidRDefault="001E6592">
      <w:pPr>
        <w:pStyle w:val="FirstParagraph"/>
      </w:pPr>
      <w:r>
        <w:rPr>
          <w:b/>
          <w:bCs/>
        </w:rPr>
        <w:t>Examples of included studies</w:t>
      </w:r>
    </w:p>
    <w:p w14:paraId="34B03684" w14:textId="77777777" w:rsidR="00A21722" w:rsidRDefault="001E6592" w:rsidP="006138A3">
      <w:pPr>
        <w:pStyle w:val="Compact"/>
        <w:numPr>
          <w:ilvl w:val="0"/>
          <w:numId w:val="8"/>
        </w:numPr>
      </w:pPr>
      <w:r>
        <w:t>A simulation of the impact of a sugar tax on national obesity rates.</w:t>
      </w:r>
    </w:p>
    <w:p w14:paraId="67282305" w14:textId="77777777" w:rsidR="00A21722" w:rsidRDefault="001E6592" w:rsidP="006138A3">
      <w:pPr>
        <w:pStyle w:val="Compact"/>
        <w:numPr>
          <w:ilvl w:val="0"/>
          <w:numId w:val="8"/>
        </w:numPr>
      </w:pPr>
      <w:r>
        <w:t>A microsimulation of cardiovascular disease burden by income quintile.</w:t>
      </w:r>
    </w:p>
    <w:p w14:paraId="09D45215" w14:textId="77777777" w:rsidR="00A21722" w:rsidRDefault="001E6592">
      <w:pPr>
        <w:pStyle w:val="FirstParagraph"/>
      </w:pPr>
      <w:r>
        <w:rPr>
          <w:b/>
          <w:bCs/>
        </w:rPr>
        <w:t>Exclusions</w:t>
      </w:r>
    </w:p>
    <w:p w14:paraId="315DAC3F" w14:textId="77777777" w:rsidR="00A21722" w:rsidRDefault="001E6592" w:rsidP="006138A3">
      <w:pPr>
        <w:pStyle w:val="Compact"/>
        <w:numPr>
          <w:ilvl w:val="0"/>
          <w:numId w:val="9"/>
        </w:numPr>
      </w:pPr>
      <w:r>
        <w:t>Studies where the population consists exclusively of individuals already diagnosed with an NCD (e.g., diabetes, cancer, cardiovascular disease).</w:t>
      </w:r>
    </w:p>
    <w:p w14:paraId="71A5C4B3" w14:textId="77777777" w:rsidR="00A21722" w:rsidRDefault="001E6592">
      <w:pPr>
        <w:pStyle w:val="FirstParagraph"/>
      </w:pPr>
      <w:r>
        <w:rPr>
          <w:b/>
          <w:bCs/>
        </w:rPr>
        <w:t>Clarification:</w:t>
      </w:r>
      <w:r>
        <w:t xml:space="preserve"> Studies that include people with a disease or condition must also include people without the condition to be eligible under this criterion.</w:t>
      </w:r>
    </w:p>
    <w:p w14:paraId="7F7802BB" w14:textId="77777777" w:rsidR="00A21722" w:rsidRDefault="001E6592">
      <w:pPr>
        <w:pStyle w:val="BodyText"/>
      </w:pPr>
      <w:r>
        <w:rPr>
          <w:b/>
          <w:bCs/>
        </w:rPr>
        <w:lastRenderedPageBreak/>
        <w:t>Decision rule for reviewers:</w:t>
      </w:r>
      <w:r>
        <w:t xml:space="preserve"> If a study only simulates individuals already diagnosed with an NCD and does not include non-diagnosed individuals, then the study does not meet Criterion 1 and should be excluded.</w:t>
      </w:r>
    </w:p>
    <w:p w14:paraId="3A0DBBF1" w14:textId="77777777" w:rsidR="00A21722" w:rsidRDefault="001E6592">
      <w:pPr>
        <w:pStyle w:val="BodyText"/>
      </w:pPr>
      <w:r>
        <w:rPr>
          <w:b/>
          <w:bCs/>
        </w:rPr>
        <w:t>Example</w:t>
      </w:r>
    </w:p>
    <w:p w14:paraId="3BEFD7B4" w14:textId="77777777" w:rsidR="00A21722" w:rsidRDefault="001E6592" w:rsidP="006138A3">
      <w:pPr>
        <w:numPr>
          <w:ilvl w:val="0"/>
          <w:numId w:val="10"/>
        </w:numPr>
      </w:pPr>
      <w:r>
        <w:t>Studies that examine the development of liver cancer in people with hepatitis B, but the study should include people with and without hepatitis B and examine other risks for liver cancer. A study of the development of cardiovascular disease only among people diagnosed with diabetes is not included. A study of the development of cardiovascular disease in a general population that includes people with and without diabetes is included.</w:t>
      </w:r>
    </w:p>
    <w:p w14:paraId="7B32F558" w14:textId="77777777" w:rsidR="00A21722" w:rsidRDefault="001E6592" w:rsidP="006138A3">
      <w:pPr>
        <w:numPr>
          <w:ilvl w:val="0"/>
          <w:numId w:val="10"/>
        </w:numPr>
      </w:pPr>
      <w:r>
        <w:t>Studies modelling abstract or theoretical populations without demographic or epidemiological grounding (e.g., hypothetical agents with no empirical basis).</w:t>
      </w:r>
    </w:p>
    <w:p w14:paraId="6CFB32D1" w14:textId="77777777" w:rsidR="00A21722" w:rsidRDefault="001E6592">
      <w:pPr>
        <w:pStyle w:val="FirstParagraph"/>
      </w:pPr>
      <w:r>
        <w:rPr>
          <w:b/>
          <w:bCs/>
        </w:rPr>
        <w:t>Examples of excluded studies</w:t>
      </w:r>
    </w:p>
    <w:p w14:paraId="7BD973E2" w14:textId="77777777" w:rsidR="00A21722" w:rsidRDefault="001E6592" w:rsidP="006138A3">
      <w:pPr>
        <w:pStyle w:val="Compact"/>
        <w:numPr>
          <w:ilvl w:val="0"/>
          <w:numId w:val="11"/>
        </w:numPr>
      </w:pPr>
      <w:r>
        <w:t>A study focused solely on treatment decision-making for individuals already diagnosed with diabetes.</w:t>
      </w:r>
    </w:p>
    <w:p w14:paraId="603F9DF6" w14:textId="77777777" w:rsidR="00A21722" w:rsidRDefault="001E6592" w:rsidP="006138A3">
      <w:pPr>
        <w:pStyle w:val="Compact"/>
        <w:numPr>
          <w:ilvl w:val="0"/>
          <w:numId w:val="11"/>
        </w:numPr>
      </w:pPr>
      <w:r>
        <w:t>A study modelling eligibility for a clinical trial in patients with COPD.</w:t>
      </w:r>
    </w:p>
    <w:p w14:paraId="039BBFC3" w14:textId="77777777" w:rsidR="00A21722" w:rsidRDefault="001E6592" w:rsidP="006138A3">
      <w:pPr>
        <w:pStyle w:val="Compact"/>
        <w:numPr>
          <w:ilvl w:val="0"/>
          <w:numId w:val="11"/>
        </w:numPr>
      </w:pPr>
      <w:r>
        <w:t>A predictive model estimating an individual’s risk of lung cancer using personal health data (covered by TRIPOD-AI).</w:t>
      </w:r>
    </w:p>
    <w:p w14:paraId="091843B5" w14:textId="77777777" w:rsidR="00A21722" w:rsidRDefault="001E6592">
      <w:pPr>
        <w:pStyle w:val="Heading3"/>
      </w:pPr>
      <w:bookmarkStart w:id="88" w:name="Xcb3f4b71180bf1d845e4e06f3f5036cfbf3f33a"/>
      <w:bookmarkEnd w:id="87"/>
      <w:r>
        <w:t>Criterion 2: Intervention, exposure, or scenario (includes comparator)</w:t>
      </w:r>
    </w:p>
    <w:p w14:paraId="02EA1C26" w14:textId="77777777" w:rsidR="00A21722" w:rsidRDefault="001E6592">
      <w:pPr>
        <w:pStyle w:val="FirstParagraph"/>
      </w:pPr>
      <w:r>
        <w:rPr>
          <w:b/>
          <w:bCs/>
        </w:rPr>
        <w:t>Definition:</w:t>
      </w:r>
      <w:r>
        <w:t xml:space="preserve"> The study’s primary purpose must be to evaluate the potential health impact of exposures, interventions or policies on non-communicable disease (NCD) outcomes by simulating scenarios—typically asking “what if” a policy were introduced, an intervention was implemented, or a risk factor were reduced, eliminated or never experienced.</w:t>
      </w:r>
    </w:p>
    <w:p w14:paraId="6A46836B" w14:textId="77777777" w:rsidR="00A21722" w:rsidRDefault="001E6592">
      <w:pPr>
        <w:pStyle w:val="BodyText"/>
      </w:pPr>
      <w:r>
        <w:rPr>
          <w:b/>
          <w:bCs/>
        </w:rPr>
        <w:t>Explanation:</w:t>
      </w:r>
      <w:r>
        <w:t xml:space="preserve"> The study explores scenarios that may not have been observed directly, allowing for evaluation of potential future outcomes or the impact of untested interventions. Scenarios should explicitly or implicitly include a comparator or baseline (e.g., current trend, alternative policy, no-exposure scenario). These may be prospective or retrospective. Studies that simulate a single baseline scenario may be included if the stated intent is to inform future policy or comparative analysis.</w:t>
      </w:r>
    </w:p>
    <w:p w14:paraId="2E2C80C2" w14:textId="77777777" w:rsidR="00A21722" w:rsidRDefault="001E6592">
      <w:pPr>
        <w:pStyle w:val="BodyText"/>
      </w:pPr>
      <w:r>
        <w:rPr>
          <w:b/>
          <w:bCs/>
        </w:rPr>
        <w:t>Included approaches &amp; scenarios</w:t>
      </w:r>
    </w:p>
    <w:p w14:paraId="7C5457A2" w14:textId="77777777" w:rsidR="00A21722" w:rsidRDefault="001E6592" w:rsidP="006138A3">
      <w:pPr>
        <w:pStyle w:val="Compact"/>
        <w:numPr>
          <w:ilvl w:val="0"/>
          <w:numId w:val="12"/>
        </w:numPr>
      </w:pPr>
      <w:r>
        <w:lastRenderedPageBreak/>
        <w:t>Burden-of-disease studies, comparative risk assessments, population-attributable risk analyses and similar scenario-based modelling methods. (These typically assess a hypothetical scenario comparing current/past exposure to reduced or zero exposure, the comparator).</w:t>
      </w:r>
    </w:p>
    <w:p w14:paraId="4AB2D4CB" w14:textId="77777777" w:rsidR="00A21722" w:rsidRDefault="001E6592" w:rsidP="006138A3">
      <w:pPr>
        <w:pStyle w:val="Compact"/>
        <w:numPr>
          <w:ilvl w:val="0"/>
          <w:numId w:val="12"/>
        </w:numPr>
      </w:pPr>
      <w:r>
        <w:t>Studies evaluating interventions for:</w:t>
      </w:r>
    </w:p>
    <w:p w14:paraId="499A3BA6" w14:textId="77777777" w:rsidR="00A21722" w:rsidRDefault="001E6592" w:rsidP="006138A3">
      <w:pPr>
        <w:pStyle w:val="Compact"/>
        <w:numPr>
          <w:ilvl w:val="1"/>
          <w:numId w:val="13"/>
        </w:numPr>
      </w:pPr>
      <w:r>
        <w:t>Primary prevention (preventing the onset of an NCD or exposure to NCD risks, e.g., smoking prevention/cessation).</w:t>
      </w:r>
    </w:p>
    <w:p w14:paraId="3CEF2938" w14:textId="77777777" w:rsidR="00A21722" w:rsidRDefault="001E6592" w:rsidP="006138A3">
      <w:pPr>
        <w:pStyle w:val="Compact"/>
        <w:numPr>
          <w:ilvl w:val="1"/>
          <w:numId w:val="13"/>
        </w:numPr>
      </w:pPr>
      <w:r>
        <w:t>Secondary prevention (early detection or preclinical intervention, e.g., screening for cancer or diabetes).</w:t>
      </w:r>
    </w:p>
    <w:p w14:paraId="3E0D21FC" w14:textId="77777777" w:rsidR="00A21722" w:rsidRDefault="001E6592" w:rsidP="006138A3">
      <w:pPr>
        <w:pStyle w:val="Compact"/>
        <w:numPr>
          <w:ilvl w:val="0"/>
          <w:numId w:val="12"/>
        </w:numPr>
      </w:pPr>
      <w:r>
        <w:t>Scenarios should explicitly or implicitly include a comparator or baseline (e.g., alternative policy, current or past trends, no-intervention scenario). Studies presenting only a single baseline scenario may be included if the intent is clearly stated to inform future planning or comparative analyses.</w:t>
      </w:r>
    </w:p>
    <w:p w14:paraId="18DD95D1" w14:textId="77777777" w:rsidR="00A21722" w:rsidRDefault="001E6592" w:rsidP="006138A3">
      <w:pPr>
        <w:pStyle w:val="Compact"/>
        <w:numPr>
          <w:ilvl w:val="0"/>
          <w:numId w:val="12"/>
        </w:numPr>
      </w:pPr>
      <w:r>
        <w:t>Scenarios may be prospective or retrospective.</w:t>
      </w:r>
    </w:p>
    <w:p w14:paraId="07C94188" w14:textId="77777777" w:rsidR="00A21722" w:rsidRDefault="001E6592">
      <w:pPr>
        <w:pStyle w:val="FirstParagraph"/>
      </w:pPr>
      <w:r>
        <w:rPr>
          <w:b/>
          <w:bCs/>
        </w:rPr>
        <w:t>Examples of included studies</w:t>
      </w:r>
    </w:p>
    <w:p w14:paraId="4EE3A046" w14:textId="77777777" w:rsidR="00A21722" w:rsidRDefault="001E6592" w:rsidP="006138A3">
      <w:pPr>
        <w:pStyle w:val="Compact"/>
        <w:numPr>
          <w:ilvl w:val="0"/>
          <w:numId w:val="14"/>
        </w:numPr>
      </w:pPr>
      <w:r>
        <w:t>A model estimating cancer incidence under a national HPV vaccination program.</w:t>
      </w:r>
    </w:p>
    <w:p w14:paraId="0D887B2B" w14:textId="77777777" w:rsidR="00A21722" w:rsidRDefault="001E6592" w:rsidP="006138A3">
      <w:pPr>
        <w:pStyle w:val="Compact"/>
        <w:numPr>
          <w:ilvl w:val="0"/>
          <w:numId w:val="14"/>
        </w:numPr>
      </w:pPr>
      <w:r>
        <w:t>A comparative risk analysis of changes in alcohol consumption and NCD mortality.</w:t>
      </w:r>
    </w:p>
    <w:p w14:paraId="47E9DD03" w14:textId="77777777" w:rsidR="00A21722" w:rsidRDefault="001E6592">
      <w:pPr>
        <w:pStyle w:val="FirstParagraph"/>
      </w:pPr>
      <w:r>
        <w:rPr>
          <w:b/>
          <w:bCs/>
        </w:rPr>
        <w:t>Exclusions</w:t>
      </w:r>
    </w:p>
    <w:p w14:paraId="71D0A55D" w14:textId="77777777" w:rsidR="00A21722" w:rsidRDefault="001E6592" w:rsidP="006138A3">
      <w:pPr>
        <w:pStyle w:val="Compact"/>
        <w:numPr>
          <w:ilvl w:val="0"/>
          <w:numId w:val="15"/>
        </w:numPr>
      </w:pPr>
      <w:r>
        <w:t>Studies that exclusively examine treatments for people already diagnosed with a disease (tertiary prevention) (see also Criterion 1 exclusion).</w:t>
      </w:r>
    </w:p>
    <w:p w14:paraId="6C64C27D" w14:textId="77777777" w:rsidR="00A21722" w:rsidRDefault="001E6592" w:rsidP="006138A3">
      <w:pPr>
        <w:pStyle w:val="Compact"/>
        <w:numPr>
          <w:ilvl w:val="0"/>
          <w:numId w:val="15"/>
        </w:numPr>
      </w:pPr>
      <w:r>
        <w:t>Studies primarily focused on developing, refining or evaluating methodologies, frameworks or techniques without assessing a specific scenario’s health impact relative to a comparator or baseline.</w:t>
      </w:r>
    </w:p>
    <w:p w14:paraId="70863037" w14:textId="77777777" w:rsidR="00A21722" w:rsidRDefault="001E6592" w:rsidP="006138A3">
      <w:pPr>
        <w:pStyle w:val="Compact"/>
        <w:numPr>
          <w:ilvl w:val="0"/>
          <w:numId w:val="15"/>
        </w:numPr>
      </w:pPr>
      <w:r>
        <w:t>Studies of social behaviour or social simulation without scenarios assessing non-communicable diseases or related risk factors.</w:t>
      </w:r>
    </w:p>
    <w:p w14:paraId="66F4A317" w14:textId="77777777" w:rsidR="00A21722" w:rsidRDefault="001E6592" w:rsidP="006138A3">
      <w:pPr>
        <w:pStyle w:val="Compact"/>
        <w:numPr>
          <w:ilvl w:val="0"/>
          <w:numId w:val="15"/>
        </w:numPr>
      </w:pPr>
      <w:r>
        <w:t>Studies using simulation modelling primarily for sensitivity testing, methodological illustration or validation without explicitly or implicitly comparing policy, intervention or risk-factor scenarios.</w:t>
      </w:r>
    </w:p>
    <w:p w14:paraId="5221A5F6" w14:textId="77777777" w:rsidR="00A21722" w:rsidRDefault="001E6592" w:rsidP="006138A3">
      <w:pPr>
        <w:pStyle w:val="Compact"/>
        <w:numPr>
          <w:ilvl w:val="0"/>
          <w:numId w:val="15"/>
        </w:numPr>
      </w:pPr>
      <w:r>
        <w:t>Methodological studies that primarily focus on developing analytical techniques without applying them to evaluate specific health scenarios.</w:t>
      </w:r>
    </w:p>
    <w:p w14:paraId="6FE8AAD3" w14:textId="77777777" w:rsidR="00A21722" w:rsidRDefault="001E6592">
      <w:pPr>
        <w:pStyle w:val="FirstParagraph"/>
      </w:pPr>
      <w:r>
        <w:rPr>
          <w:b/>
          <w:bCs/>
        </w:rPr>
        <w:t>Examples of excluded studies</w:t>
      </w:r>
    </w:p>
    <w:p w14:paraId="4BEE6666" w14:textId="77777777" w:rsidR="00A21722" w:rsidRDefault="001E6592" w:rsidP="006138A3">
      <w:pPr>
        <w:pStyle w:val="Compact"/>
        <w:numPr>
          <w:ilvl w:val="0"/>
          <w:numId w:val="16"/>
        </w:numPr>
      </w:pPr>
      <w:r>
        <w:lastRenderedPageBreak/>
        <w:t>A methods study that introduces a new modelling approach without assessing any health scenario.</w:t>
      </w:r>
    </w:p>
    <w:p w14:paraId="13DB39BD" w14:textId="77777777" w:rsidR="00A21722" w:rsidRDefault="001E6592" w:rsidP="006138A3">
      <w:pPr>
        <w:pStyle w:val="Compact"/>
        <w:numPr>
          <w:ilvl w:val="0"/>
          <w:numId w:val="16"/>
        </w:numPr>
      </w:pPr>
      <w:r>
        <w:t>A simulation study used only for model validation or parameter sensitivity.</w:t>
      </w:r>
    </w:p>
    <w:p w14:paraId="5C42C39A" w14:textId="77777777" w:rsidR="00A21722" w:rsidRDefault="001E6592" w:rsidP="006138A3">
      <w:pPr>
        <w:pStyle w:val="Compact"/>
        <w:numPr>
          <w:ilvl w:val="0"/>
          <w:numId w:val="16"/>
        </w:numPr>
      </w:pPr>
      <w:r>
        <w:t>A social simulation model of opinion dynamics with no explicit NCD focus.</w:t>
      </w:r>
    </w:p>
    <w:p w14:paraId="0856D0C7" w14:textId="77777777" w:rsidR="00A21722" w:rsidRDefault="001E6592">
      <w:pPr>
        <w:pStyle w:val="Heading3"/>
      </w:pPr>
      <w:bookmarkStart w:id="89" w:name="X8cb3b074b61036a5417e6d400a8e5c649e8dd02"/>
      <w:bookmarkEnd w:id="88"/>
      <w:r>
        <w:t>Criterion 3: Outcome - Selected non-communicable diseases (NCDs) or NCD risk factors</w:t>
      </w:r>
    </w:p>
    <w:p w14:paraId="05941001" w14:textId="77777777" w:rsidR="00A21722" w:rsidRDefault="001E6592">
      <w:pPr>
        <w:pStyle w:val="FirstParagraph"/>
      </w:pPr>
      <w:r>
        <w:rPr>
          <w:b/>
          <w:bCs/>
        </w:rPr>
        <w:t>Definition:</w:t>
      </w:r>
      <w:r>
        <w:t xml:space="preserve"> The study must report outcomes related to one or more of the following non-communicable diseases (NCDs), general health outcomes relevant to NCDs, or associated risk factors.</w:t>
      </w:r>
    </w:p>
    <w:p w14:paraId="1C36A233" w14:textId="77777777" w:rsidR="00A21722" w:rsidRDefault="001E6592">
      <w:pPr>
        <w:pStyle w:val="BodyText"/>
      </w:pPr>
      <w:r>
        <w:rPr>
          <w:b/>
          <w:bCs/>
        </w:rPr>
        <w:t>Explanation:</w:t>
      </w:r>
      <w:r>
        <w:t xml:space="preserve"> Studies must focus on NCDs or NCD-related risks as the primary outcome of interest. General population health outcomes such as all-cause mortality or life expectancy may be included if they are clearly used to support interventions related to NCDs or their risk factors. Studies focused solely on economic outcomes, health system performance, or other domains may be included only if the primary study objective relates to NCD prevention, burden, or control. These additional outcomes may be secondary, but not the study’s main purpose.</w:t>
      </w:r>
    </w:p>
    <w:p w14:paraId="76F93BF7" w14:textId="77777777" w:rsidR="00A21722" w:rsidRDefault="001E6592">
      <w:pPr>
        <w:pStyle w:val="BodyText"/>
      </w:pPr>
      <w:r>
        <w:rPr>
          <w:b/>
          <w:bCs/>
        </w:rPr>
        <w:t>Included outcomes</w:t>
      </w:r>
    </w:p>
    <w:p w14:paraId="527E70D6" w14:textId="77777777" w:rsidR="00A21722" w:rsidRDefault="001E6592" w:rsidP="006138A3">
      <w:pPr>
        <w:numPr>
          <w:ilvl w:val="0"/>
          <w:numId w:val="17"/>
        </w:numPr>
      </w:pPr>
      <w:r>
        <w:t>Direct NCD outcomes (e.g., incidence, prevalence, mortality from listed NCDs).</w:t>
      </w:r>
    </w:p>
    <w:p w14:paraId="57BB9031" w14:textId="77777777" w:rsidR="00A21722" w:rsidRDefault="001E6592" w:rsidP="006138A3">
      <w:pPr>
        <w:numPr>
          <w:ilvl w:val="0"/>
          <w:numId w:val="17"/>
        </w:numPr>
      </w:pPr>
      <w:r>
        <w:t>General health measures relevant to NCDs such as life expectancy, years of life lost (YLL), quality-adjusted life years (QALYs), disability-adjusted life years (DALYs), disease burden or all-cause mortality.</w:t>
      </w:r>
    </w:p>
    <w:p w14:paraId="51978875" w14:textId="77777777" w:rsidR="00A21722" w:rsidRDefault="001E6592">
      <w:pPr>
        <w:pStyle w:val="FirstParagraph"/>
      </w:pPr>
      <w:r>
        <w:t>Note: While QALYs/DALYs are valid health outcome measures, studies using them primarily within a cost-utility analysis framework to determine economic value are excluded under Criterion 3 exclusion (a) below.</w:t>
      </w:r>
    </w:p>
    <w:p w14:paraId="3D5AD67B" w14:textId="77777777" w:rsidR="00A21722" w:rsidRDefault="001E6592" w:rsidP="006138A3">
      <w:pPr>
        <w:pStyle w:val="Compact"/>
        <w:numPr>
          <w:ilvl w:val="0"/>
          <w:numId w:val="18"/>
        </w:numPr>
      </w:pPr>
      <w:r>
        <w:t>Major NCD risk factors (e.g., smoking, obesity, etc.) when presented as primary outcomes of the simulation.</w:t>
      </w:r>
    </w:p>
    <w:p w14:paraId="60E30EB0" w14:textId="77777777" w:rsidR="00A21722" w:rsidRDefault="001E6592">
      <w:pPr>
        <w:pStyle w:val="FirstParagraph"/>
      </w:pPr>
      <w:r>
        <w:rPr>
          <w:b/>
          <w:bCs/>
        </w:rPr>
        <w:t>Included NCDs</w:t>
      </w:r>
    </w:p>
    <w:p w14:paraId="01B76642" w14:textId="77777777" w:rsidR="00A21722" w:rsidRDefault="001E6592" w:rsidP="006138A3">
      <w:pPr>
        <w:numPr>
          <w:ilvl w:val="0"/>
          <w:numId w:val="19"/>
        </w:numPr>
      </w:pPr>
      <w:r>
        <w:t>Cardiovascular diseases: heart disease, stroke, hypertension-related conditions</w:t>
      </w:r>
    </w:p>
    <w:p w14:paraId="73DAB02A" w14:textId="77777777" w:rsidR="00A21722" w:rsidRDefault="001E6592" w:rsidP="006138A3">
      <w:pPr>
        <w:numPr>
          <w:ilvl w:val="0"/>
          <w:numId w:val="19"/>
        </w:numPr>
      </w:pPr>
      <w:r>
        <w:t>Cancer: all major types including breast, lung, colorectal, prostate, and melanoma</w:t>
      </w:r>
    </w:p>
    <w:p w14:paraId="27A53253" w14:textId="77777777" w:rsidR="00A21722" w:rsidRDefault="001E6592" w:rsidP="006138A3">
      <w:pPr>
        <w:numPr>
          <w:ilvl w:val="0"/>
          <w:numId w:val="19"/>
        </w:numPr>
      </w:pPr>
      <w:r>
        <w:lastRenderedPageBreak/>
        <w:t>Diabetes: type 1, type 2, and gestational diabetes</w:t>
      </w:r>
    </w:p>
    <w:p w14:paraId="07885653" w14:textId="77777777" w:rsidR="00A21722" w:rsidRDefault="001E6592" w:rsidP="006138A3">
      <w:pPr>
        <w:numPr>
          <w:ilvl w:val="0"/>
          <w:numId w:val="19"/>
        </w:numPr>
      </w:pPr>
      <w:r>
        <w:t>Chronic respiratory diseases: COPD, asthma</w:t>
      </w:r>
    </w:p>
    <w:p w14:paraId="14645C29" w14:textId="77777777" w:rsidR="00A21722" w:rsidRDefault="001E6592" w:rsidP="006138A3">
      <w:pPr>
        <w:numPr>
          <w:ilvl w:val="0"/>
          <w:numId w:val="19"/>
        </w:numPr>
      </w:pPr>
      <w:r>
        <w:t>Neurological conditions: dementia, Parkinson’s disease</w:t>
      </w:r>
    </w:p>
    <w:p w14:paraId="69305899" w14:textId="77777777" w:rsidR="00A21722" w:rsidRDefault="001E6592" w:rsidP="006138A3">
      <w:pPr>
        <w:numPr>
          <w:ilvl w:val="0"/>
          <w:numId w:val="19"/>
        </w:numPr>
      </w:pPr>
      <w:r>
        <w:t>Mental health conditions: major depressive disorder, anxiety disorders, bipolar disorder, schizophrenia, suicide/self-harm</w:t>
      </w:r>
    </w:p>
    <w:p w14:paraId="7EC3DF43" w14:textId="77777777" w:rsidR="00A21722" w:rsidRDefault="001E6592" w:rsidP="006138A3">
      <w:pPr>
        <w:numPr>
          <w:ilvl w:val="0"/>
          <w:numId w:val="19"/>
        </w:numPr>
      </w:pPr>
      <w:r>
        <w:t>Musculoskeletal disorders: osteoarthritis, rheumatoid arthritis, osteoporosis, low back pain</w:t>
      </w:r>
    </w:p>
    <w:p w14:paraId="3B590CF1" w14:textId="77777777" w:rsidR="00A21722" w:rsidRDefault="001E6592" w:rsidP="006138A3">
      <w:pPr>
        <w:numPr>
          <w:ilvl w:val="0"/>
          <w:numId w:val="19"/>
        </w:numPr>
      </w:pPr>
      <w:r>
        <w:t>Injuries (unintentional and intentional): major trauma, falls, transport-related injuries</w:t>
      </w:r>
    </w:p>
    <w:p w14:paraId="62526047" w14:textId="77777777" w:rsidR="00A21722" w:rsidRDefault="001E6592">
      <w:pPr>
        <w:pStyle w:val="FirstParagraph"/>
      </w:pPr>
      <w:r>
        <w:t>General health measures relevant to NCDs</w:t>
      </w:r>
    </w:p>
    <w:p w14:paraId="0D445EC2" w14:textId="77777777" w:rsidR="00A21722" w:rsidRDefault="001E6592" w:rsidP="006138A3">
      <w:pPr>
        <w:numPr>
          <w:ilvl w:val="0"/>
          <w:numId w:val="20"/>
        </w:numPr>
      </w:pPr>
      <w:r>
        <w:t>All-cause mortality</w:t>
      </w:r>
    </w:p>
    <w:p w14:paraId="12F3FF96" w14:textId="77777777" w:rsidR="00A21722" w:rsidRDefault="001E6592" w:rsidP="006138A3">
      <w:pPr>
        <w:numPr>
          <w:ilvl w:val="0"/>
          <w:numId w:val="20"/>
        </w:numPr>
      </w:pPr>
      <w:r>
        <w:t>Life expectancy</w:t>
      </w:r>
    </w:p>
    <w:p w14:paraId="35A0DF6E" w14:textId="77777777" w:rsidR="00A21722" w:rsidRDefault="001E6592" w:rsidP="006138A3">
      <w:pPr>
        <w:numPr>
          <w:ilvl w:val="0"/>
          <w:numId w:val="20"/>
        </w:numPr>
      </w:pPr>
      <w:r>
        <w:t>Years of life lost (YLL), QALYs, DALYs</w:t>
      </w:r>
    </w:p>
    <w:p w14:paraId="77A852CD" w14:textId="77777777" w:rsidR="00A21722" w:rsidRDefault="001E6592">
      <w:pPr>
        <w:pStyle w:val="FirstParagraph"/>
      </w:pPr>
      <w:r>
        <w:t>NCD risk factors (if modelled as primary outcomes)</w:t>
      </w:r>
    </w:p>
    <w:p w14:paraId="0F7D8C7E" w14:textId="77777777" w:rsidR="00A21722" w:rsidRDefault="001E6592" w:rsidP="006138A3">
      <w:pPr>
        <w:numPr>
          <w:ilvl w:val="0"/>
          <w:numId w:val="21"/>
        </w:numPr>
      </w:pPr>
      <w:r>
        <w:t>Smoking or tobacco use</w:t>
      </w:r>
    </w:p>
    <w:p w14:paraId="5E838794" w14:textId="77777777" w:rsidR="00A21722" w:rsidRDefault="001E6592" w:rsidP="006138A3">
      <w:pPr>
        <w:numPr>
          <w:ilvl w:val="0"/>
          <w:numId w:val="21"/>
        </w:numPr>
      </w:pPr>
      <w:r>
        <w:t>Diet or nutrition</w:t>
      </w:r>
    </w:p>
    <w:p w14:paraId="76F50F61" w14:textId="77777777" w:rsidR="00A21722" w:rsidRDefault="001E6592" w:rsidP="006138A3">
      <w:pPr>
        <w:numPr>
          <w:ilvl w:val="0"/>
          <w:numId w:val="21"/>
        </w:numPr>
      </w:pPr>
      <w:r>
        <w:t>Physical activity</w:t>
      </w:r>
    </w:p>
    <w:p w14:paraId="325BFB8B" w14:textId="77777777" w:rsidR="00A21722" w:rsidRDefault="001E6592" w:rsidP="006138A3">
      <w:pPr>
        <w:numPr>
          <w:ilvl w:val="0"/>
          <w:numId w:val="21"/>
        </w:numPr>
      </w:pPr>
      <w:r>
        <w:t>Alcohol or substance use (e.g., opioids)</w:t>
      </w:r>
    </w:p>
    <w:p w14:paraId="0DCDCE5A" w14:textId="77777777" w:rsidR="00A21722" w:rsidRDefault="001E6592" w:rsidP="006138A3">
      <w:pPr>
        <w:numPr>
          <w:ilvl w:val="0"/>
          <w:numId w:val="21"/>
        </w:numPr>
      </w:pPr>
      <w:r>
        <w:t>Obesity</w:t>
      </w:r>
    </w:p>
    <w:p w14:paraId="2B7217C8" w14:textId="77777777" w:rsidR="00A21722" w:rsidRDefault="001E6592" w:rsidP="006138A3">
      <w:pPr>
        <w:numPr>
          <w:ilvl w:val="0"/>
          <w:numId w:val="21"/>
        </w:numPr>
      </w:pPr>
      <w:r>
        <w:t>Hypertension</w:t>
      </w:r>
    </w:p>
    <w:p w14:paraId="53071944" w14:textId="77777777" w:rsidR="00A21722" w:rsidRDefault="001E6592">
      <w:pPr>
        <w:pStyle w:val="FirstParagraph"/>
      </w:pPr>
      <w:r>
        <w:rPr>
          <w:b/>
          <w:bCs/>
        </w:rPr>
        <w:t>Examples of included studies</w:t>
      </w:r>
    </w:p>
    <w:p w14:paraId="526115BA" w14:textId="77777777" w:rsidR="00A21722" w:rsidRDefault="001E6592" w:rsidP="006138A3">
      <w:pPr>
        <w:numPr>
          <w:ilvl w:val="0"/>
          <w:numId w:val="22"/>
        </w:numPr>
      </w:pPr>
      <w:r>
        <w:t>A simulation estimating the impact of reduced sodium intake on hypertension prevalence.</w:t>
      </w:r>
    </w:p>
    <w:p w14:paraId="718B5A1B" w14:textId="77777777" w:rsidR="00A21722" w:rsidRDefault="001E6592" w:rsidP="006138A3">
      <w:pPr>
        <w:numPr>
          <w:ilvl w:val="0"/>
          <w:numId w:val="22"/>
        </w:numPr>
      </w:pPr>
      <w:r>
        <w:t>A model examining how physical activity scenarios influence diabetes risk.</w:t>
      </w:r>
    </w:p>
    <w:p w14:paraId="0A0CC056" w14:textId="77777777" w:rsidR="00A21722" w:rsidRDefault="001E6592">
      <w:pPr>
        <w:pStyle w:val="FirstParagraph"/>
      </w:pPr>
      <w:r>
        <w:rPr>
          <w:b/>
          <w:bCs/>
        </w:rPr>
        <w:t>Exclusions</w:t>
      </w:r>
    </w:p>
    <w:p w14:paraId="263B66C1" w14:textId="77777777" w:rsidR="00A21722" w:rsidRDefault="001E6592" w:rsidP="006138A3">
      <w:pPr>
        <w:pStyle w:val="Compact"/>
        <w:numPr>
          <w:ilvl w:val="0"/>
          <w:numId w:val="23"/>
        </w:numPr>
      </w:pPr>
      <w:r>
        <w:lastRenderedPageBreak/>
        <w:t>Health economic evaluations: Studies are excluded if the stated objective is primarily economic (e.g., cost-effectiveness, cost-utility, budget impact analysis) without health outcomes as an explicit objective or reported result. This scope reflects the complementary relationship between POPCORN and CHEERS guidelines: CHEERS addresses reporting standards for health economic evaluations, while POPCORN focuses on the health modelling components.</w:t>
      </w:r>
    </w:p>
    <w:p w14:paraId="4FE1C6D7" w14:textId="77777777" w:rsidR="00A21722" w:rsidRDefault="001E6592">
      <w:pPr>
        <w:pStyle w:val="FirstParagraph"/>
      </w:pPr>
      <w:r>
        <w:rPr>
          <w:b/>
          <w:bCs/>
        </w:rPr>
        <w:t>Guidance for studies combining health modelling with economic evaluation:</w:t>
      </w:r>
    </w:p>
    <w:p w14:paraId="2395FFF2" w14:textId="77777777" w:rsidR="00A21722" w:rsidRDefault="001E6592">
      <w:pPr>
        <w:pStyle w:val="BodyText"/>
      </w:pPr>
      <w:r>
        <w:t>Many NCD simulation models are embedded within cost-effectiveness or cost-utility analyses. The following decision rule applies:</w:t>
      </w:r>
    </w:p>
    <w:p w14:paraId="4C88B896" w14:textId="77777777" w:rsidR="00A21722" w:rsidRDefault="001E6592" w:rsidP="006138A3">
      <w:pPr>
        <w:pStyle w:val="Compact"/>
        <w:numPr>
          <w:ilvl w:val="0"/>
          <w:numId w:val="24"/>
        </w:numPr>
      </w:pPr>
      <w:r>
        <w:rPr>
          <w:b/>
          <w:bCs/>
        </w:rPr>
        <w:t>Include</w:t>
      </w:r>
      <w:r>
        <w:t xml:space="preserve"> if the study states health outcomes as an objective (e.g., “to estimate the health impact of…” or “to project disease burden…”) OR reports health outcomes as distinct results (e.g., cases averted, life-years gained, deaths prevented, QALYs gained as standalone findings)</w:t>
      </w:r>
    </w:p>
    <w:p w14:paraId="341E2BE2" w14:textId="77777777" w:rsidR="00A21722" w:rsidRDefault="001E6592" w:rsidP="006138A3">
      <w:pPr>
        <w:pStyle w:val="Compact"/>
        <w:numPr>
          <w:ilvl w:val="0"/>
          <w:numId w:val="24"/>
        </w:numPr>
      </w:pPr>
      <w:r>
        <w:rPr>
          <w:b/>
          <w:bCs/>
        </w:rPr>
        <w:t>Exclude</w:t>
      </w:r>
      <w:r>
        <w:t xml:space="preserve"> if the study reports only economic conclusions (e.g., incremental cost-effectiveness ratio, net monetary benefit) without explicit health objectives or separately reported health outcomes</w:t>
      </w:r>
    </w:p>
    <w:p w14:paraId="04864B55" w14:textId="77777777" w:rsidR="00A21722" w:rsidRDefault="001E6592">
      <w:pPr>
        <w:pStyle w:val="FirstParagraph"/>
      </w:pPr>
      <w:r>
        <w:rPr>
          <w:b/>
          <w:bCs/>
        </w:rPr>
        <w:t>Practical screening guidance:</w:t>
      </w:r>
    </w:p>
    <w:p w14:paraId="2F04A145" w14:textId="77777777" w:rsidR="00A21722" w:rsidRDefault="001E6592">
      <w:pPr>
        <w:pStyle w:val="BodyText"/>
      </w:pPr>
      <w:r>
        <w:t>At title/abstract screening, check whether the abstract mentions health outcomes as objectives or results. Studies framed exclusively around cost-effectiveness conclusions without mentioning health impacts should be excluded. When uncertain, advance to full-text review.</w:t>
      </w:r>
    </w:p>
    <w:p w14:paraId="5FABA00B" w14:textId="77777777" w:rsidR="00A21722" w:rsidRDefault="001E6592" w:rsidP="006138A3">
      <w:pPr>
        <w:numPr>
          <w:ilvl w:val="0"/>
          <w:numId w:val="25"/>
        </w:numPr>
      </w:pPr>
      <w:r>
        <w:t>Studies primarily focused on diseases or conditions other than the listed NCDs (e.g., purely infectious diseases), unless an NCD outcome is explicitly stated as a primary outcome.</w:t>
      </w:r>
    </w:p>
    <w:p w14:paraId="5627A6E1" w14:textId="77777777" w:rsidR="00A21722" w:rsidRDefault="001E6592" w:rsidP="006138A3">
      <w:pPr>
        <w:numPr>
          <w:ilvl w:val="0"/>
          <w:numId w:val="25"/>
        </w:numPr>
      </w:pPr>
      <w:r>
        <w:t>Studies exclusively reporting physiological, biochemical, clinical or other intermediate outcomes without linkage to population-level NCD outcomes or relevant risk factors.</w:t>
      </w:r>
    </w:p>
    <w:p w14:paraId="4A39DA42" w14:textId="77777777" w:rsidR="00A21722" w:rsidRDefault="001E6592" w:rsidP="006138A3">
      <w:pPr>
        <w:numPr>
          <w:ilvl w:val="0"/>
          <w:numId w:val="25"/>
        </w:numPr>
      </w:pPr>
      <w:r>
        <w:t>Studies exclusively evaluating healthcare system outcomes (e.g., healthcare costs, resource use, service delivery) without explicit connection to NCD or NCD-risk outcomes.</w:t>
      </w:r>
    </w:p>
    <w:p w14:paraId="2876EB9F" w14:textId="77777777" w:rsidR="00A21722" w:rsidRDefault="001E6592">
      <w:pPr>
        <w:pStyle w:val="FirstParagraph"/>
      </w:pPr>
      <w:r>
        <w:rPr>
          <w:b/>
          <w:bCs/>
        </w:rPr>
        <w:t>Examples of excluded studies</w:t>
      </w:r>
    </w:p>
    <w:p w14:paraId="7539FDD6" w14:textId="77777777" w:rsidR="00A21722" w:rsidRDefault="001E6592" w:rsidP="006138A3">
      <w:pPr>
        <w:numPr>
          <w:ilvl w:val="0"/>
          <w:numId w:val="26"/>
        </w:numPr>
      </w:pPr>
      <w:r>
        <w:lastRenderedPageBreak/>
        <w:t>Studies focused solely on infectious diseases without NCD outcomes.</w:t>
      </w:r>
    </w:p>
    <w:p w14:paraId="4CCBFB18" w14:textId="77777777" w:rsidR="00A21722" w:rsidRDefault="001E6592" w:rsidP="006138A3">
      <w:pPr>
        <w:numPr>
          <w:ilvl w:val="0"/>
          <w:numId w:val="26"/>
        </w:numPr>
      </w:pPr>
      <w:r>
        <w:t>Studies modelling biomarkers or physiological changes (e.g., HbA1c) without connecting to NCD risk or outcomes.</w:t>
      </w:r>
    </w:p>
    <w:p w14:paraId="486CA767" w14:textId="77777777" w:rsidR="00A21722" w:rsidRDefault="001E6592" w:rsidP="006138A3">
      <w:pPr>
        <w:numPr>
          <w:ilvl w:val="0"/>
          <w:numId w:val="26"/>
        </w:numPr>
      </w:pPr>
      <w:r>
        <w:t>Health system studies on service utilization not linked to NCD outcomes.</w:t>
      </w:r>
    </w:p>
    <w:p w14:paraId="0B5EF28A" w14:textId="77777777" w:rsidR="00A21722" w:rsidRDefault="001E6592">
      <w:pPr>
        <w:pStyle w:val="Heading3"/>
      </w:pPr>
      <w:bookmarkStart w:id="90" w:name="X18e5d84133979844187c425f2cf9fd0e12fb9ad"/>
      <w:bookmarkEnd w:id="89"/>
      <w:r>
        <w:t>Criterion 4: Study approach - Computational simulation modelling</w:t>
      </w:r>
    </w:p>
    <w:p w14:paraId="548B3C9F" w14:textId="77777777" w:rsidR="00A21722" w:rsidRDefault="001E6592">
      <w:pPr>
        <w:pStyle w:val="FirstParagraph"/>
      </w:pPr>
      <w:r>
        <w:rPr>
          <w:b/>
          <w:bCs/>
        </w:rPr>
        <w:t>Definition:</w:t>
      </w:r>
      <w:r>
        <w:t xml:space="preserve"> Studies must use a computational simulation modelling method as the primary analytical tool. Computational simulation models use computer-based representations of systems, populations, or processes to evaluate behaviour over time or under hypothetical scenarios. These models typically integrate multiple data sources to simulate counterfactual outcomes (e.g., comparing a baseline projection to an intervention scenario).</w:t>
      </w:r>
    </w:p>
    <w:p w14:paraId="7CA18B35" w14:textId="77777777" w:rsidR="00A21722" w:rsidRDefault="001E6592">
      <w:pPr>
        <w:pStyle w:val="BodyText"/>
      </w:pPr>
      <w:r>
        <w:rPr>
          <w:b/>
          <w:bCs/>
        </w:rPr>
        <w:t>Strategy for identification</w:t>
      </w:r>
      <w:r>
        <w:t> </w:t>
      </w:r>
    </w:p>
    <w:p w14:paraId="5C665C39" w14:textId="77777777" w:rsidR="00A21722" w:rsidRDefault="001E6592">
      <w:pPr>
        <w:pStyle w:val="BodyText"/>
      </w:pPr>
      <w:r>
        <w:t>Reporting of modelling methods is often inconsistent. Reviewers should include a study if it meets either of the following conditions:</w:t>
      </w:r>
    </w:p>
    <w:p w14:paraId="5DECED2B" w14:textId="77777777" w:rsidR="00A21722" w:rsidRDefault="001E6592" w:rsidP="006138A3">
      <w:pPr>
        <w:numPr>
          <w:ilvl w:val="0"/>
          <w:numId w:val="27"/>
        </w:numPr>
      </w:pPr>
      <w:r>
        <w:t>It explicitly names an eligible modelling approach (e.g., microsimulation, system dynamics)</w:t>
      </w:r>
    </w:p>
    <w:p w14:paraId="65536B20" w14:textId="77777777" w:rsidR="00A21722" w:rsidRDefault="001E6592" w:rsidP="006138A3">
      <w:pPr>
        <w:numPr>
          <w:ilvl w:val="0"/>
          <w:numId w:val="27"/>
        </w:numPr>
      </w:pPr>
      <w:r>
        <w:t>It uses specific indicator terms to describe the analytic strategy (e.g., Monte Carlo, transition probabilities, synthetic population) to simulate a population-level scenario</w:t>
      </w:r>
    </w:p>
    <w:p w14:paraId="4C41A907" w14:textId="77777777" w:rsidR="00A21722" w:rsidRDefault="001E6592">
      <w:pPr>
        <w:pStyle w:val="FirstParagraph"/>
      </w:pPr>
      <w:r>
        <w:rPr>
          <w:b/>
          <w:bCs/>
        </w:rPr>
        <w:t>Eligible modelling approaches</w:t>
      </w:r>
      <w:r>
        <w:t> </w:t>
      </w:r>
    </w:p>
    <w:p w14:paraId="0DFE5BCB" w14:textId="77777777" w:rsidR="00A21722" w:rsidRDefault="001E6592" w:rsidP="006138A3">
      <w:pPr>
        <w:pStyle w:val="Compact"/>
        <w:numPr>
          <w:ilvl w:val="0"/>
          <w:numId w:val="28"/>
        </w:numPr>
      </w:pPr>
      <w:r>
        <w:t>Individual-level simulation </w:t>
      </w:r>
    </w:p>
    <w:p w14:paraId="721443F3" w14:textId="77777777" w:rsidR="00A21722" w:rsidRDefault="001E6592" w:rsidP="006138A3">
      <w:pPr>
        <w:numPr>
          <w:ilvl w:val="0"/>
          <w:numId w:val="29"/>
        </w:numPr>
      </w:pPr>
      <w:r>
        <w:t>Models that simulate the distinct life histories, behaviours, or interactions of individual entities.</w:t>
      </w:r>
    </w:p>
    <w:p w14:paraId="0E7FACE1" w14:textId="77777777" w:rsidR="00A21722" w:rsidRDefault="001E6592" w:rsidP="006138A3">
      <w:pPr>
        <w:numPr>
          <w:ilvl w:val="0"/>
          <w:numId w:val="29"/>
        </w:numPr>
      </w:pPr>
      <w:r>
        <w:t>Microsimulation (static, dynamic, continuous, or discrete-time)</w:t>
      </w:r>
    </w:p>
    <w:p w14:paraId="5317E0EB" w14:textId="77777777" w:rsidR="00A21722" w:rsidRDefault="001E6592" w:rsidP="006138A3">
      <w:pPr>
        <w:numPr>
          <w:ilvl w:val="0"/>
          <w:numId w:val="29"/>
        </w:numPr>
      </w:pPr>
      <w:r>
        <w:t>Agent-based models (ABM) or individual-based models</w:t>
      </w:r>
    </w:p>
    <w:p w14:paraId="561C8584" w14:textId="77777777" w:rsidR="00A21722" w:rsidRDefault="001E6592" w:rsidP="006138A3">
      <w:pPr>
        <w:numPr>
          <w:ilvl w:val="0"/>
          <w:numId w:val="29"/>
        </w:numPr>
      </w:pPr>
      <w:r>
        <w:t>Discrete event simulation (DES)</w:t>
      </w:r>
    </w:p>
    <w:p w14:paraId="1F3AF33E" w14:textId="77777777" w:rsidR="00A21722" w:rsidRDefault="001E6592">
      <w:pPr>
        <w:pStyle w:val="FirstParagraph"/>
      </w:pPr>
      <w:r>
        <w:rPr>
          <w:b/>
          <w:bCs/>
        </w:rPr>
        <w:t>Indicator terms:</w:t>
      </w:r>
      <w:r>
        <w:t> Monte Carlo simulation, synthetic population, individual-level sampling, stochastic simulation, probabilistic simulation, random walk</w:t>
      </w:r>
    </w:p>
    <w:p w14:paraId="339266A5" w14:textId="77777777" w:rsidR="00A21722" w:rsidRDefault="001E6592" w:rsidP="006138A3">
      <w:pPr>
        <w:pStyle w:val="Compact"/>
        <w:numPr>
          <w:ilvl w:val="0"/>
          <w:numId w:val="30"/>
        </w:numPr>
      </w:pPr>
      <w:r>
        <w:lastRenderedPageBreak/>
        <w:t>Aggregate or cohort-level simulation </w:t>
      </w:r>
    </w:p>
    <w:p w14:paraId="1278889C" w14:textId="77777777" w:rsidR="00A21722" w:rsidRDefault="001E6592" w:rsidP="006138A3">
      <w:pPr>
        <w:numPr>
          <w:ilvl w:val="0"/>
          <w:numId w:val="31"/>
        </w:numPr>
      </w:pPr>
      <w:r>
        <w:t>Models that simulate the flow of groups (cohorts) or proportions of the population between health states or compartments.</w:t>
      </w:r>
    </w:p>
    <w:p w14:paraId="351D72C8" w14:textId="77777777" w:rsidR="00A21722" w:rsidRDefault="001E6592" w:rsidP="006138A3">
      <w:pPr>
        <w:numPr>
          <w:ilvl w:val="0"/>
          <w:numId w:val="31"/>
        </w:numPr>
      </w:pPr>
      <w:r>
        <w:t>Cohort state-transition models (Markov cohort models)</w:t>
      </w:r>
    </w:p>
    <w:p w14:paraId="45C93FA4" w14:textId="77777777" w:rsidR="00A21722" w:rsidRDefault="001E6592" w:rsidP="006138A3">
      <w:pPr>
        <w:numPr>
          <w:ilvl w:val="0"/>
          <w:numId w:val="31"/>
        </w:numPr>
      </w:pPr>
      <w:r>
        <w:t>System dynamics and compartmental models (including differential equation models)</w:t>
      </w:r>
    </w:p>
    <w:p w14:paraId="549B6060" w14:textId="77777777" w:rsidR="00A21722" w:rsidRDefault="001E6592" w:rsidP="006138A3">
      <w:pPr>
        <w:numPr>
          <w:ilvl w:val="0"/>
          <w:numId w:val="31"/>
        </w:numPr>
      </w:pPr>
      <w:r>
        <w:t>Multi-state life tables (dynamic life tables used for policy analysis)</w:t>
      </w:r>
    </w:p>
    <w:p w14:paraId="67CD2EFF" w14:textId="77777777" w:rsidR="00A21722" w:rsidRDefault="001E6592" w:rsidP="006138A3">
      <w:pPr>
        <w:numPr>
          <w:ilvl w:val="0"/>
          <w:numId w:val="31"/>
        </w:numPr>
      </w:pPr>
      <w:r>
        <w:t>Cell-based or macro-simulation models</w:t>
      </w:r>
    </w:p>
    <w:p w14:paraId="4590CA99" w14:textId="77777777" w:rsidR="00A21722" w:rsidRDefault="001E6592">
      <w:pPr>
        <w:pStyle w:val="FirstParagraph"/>
      </w:pPr>
      <w:r>
        <w:rPr>
          <w:b/>
          <w:bCs/>
        </w:rPr>
        <w:t>Indicator terms:</w:t>
      </w:r>
      <w:r>
        <w:t> Transition probabilities, stock-and-flow, compartment model, difference equations, cycle length, state-transition diagram</w:t>
      </w:r>
    </w:p>
    <w:p w14:paraId="5EB920E1" w14:textId="77777777" w:rsidR="00A21722" w:rsidRDefault="001E6592" w:rsidP="006138A3">
      <w:pPr>
        <w:pStyle w:val="Compact"/>
        <w:numPr>
          <w:ilvl w:val="0"/>
          <w:numId w:val="32"/>
        </w:numPr>
      </w:pPr>
      <w:r>
        <w:t>Computational risk assessment and hybrid models </w:t>
      </w:r>
    </w:p>
    <w:p w14:paraId="7F2F34A5" w14:textId="77777777" w:rsidR="00A21722" w:rsidRDefault="001E6592" w:rsidP="006138A3">
      <w:pPr>
        <w:numPr>
          <w:ilvl w:val="0"/>
          <w:numId w:val="33"/>
        </w:numPr>
      </w:pPr>
      <w:r>
        <w:t>Models that computationally combine risk factor distributions with exposure-outcome relationships to estimate population impacts. This category includes deterministic (static) models if they simulate a counterfactual scenario.</w:t>
      </w:r>
    </w:p>
    <w:p w14:paraId="5103A722" w14:textId="77777777" w:rsidR="00A21722" w:rsidRDefault="001E6592" w:rsidP="006138A3">
      <w:pPr>
        <w:numPr>
          <w:ilvl w:val="0"/>
          <w:numId w:val="33"/>
        </w:numPr>
      </w:pPr>
      <w:r>
        <w:t>Attributable risk models (e.g., population attributable fractions [PAF], comparative risk assessments)</w:t>
      </w:r>
    </w:p>
    <w:p w14:paraId="142FB3AC" w14:textId="77777777" w:rsidR="00A21722" w:rsidRDefault="001E6592" w:rsidP="006138A3">
      <w:pPr>
        <w:numPr>
          <w:ilvl w:val="0"/>
          <w:numId w:val="33"/>
        </w:numPr>
      </w:pPr>
      <w:r>
        <w:t>Population impact measures implemented computationally (e.g., Excel-based scenario models)</w:t>
      </w:r>
    </w:p>
    <w:p w14:paraId="050C8BAE" w14:textId="77777777" w:rsidR="00A21722" w:rsidRDefault="001E6592" w:rsidP="006138A3">
      <w:pPr>
        <w:numPr>
          <w:ilvl w:val="0"/>
          <w:numId w:val="33"/>
        </w:numPr>
      </w:pPr>
      <w:r>
        <w:t>Hybrid models (e.g., system dynamics combined with agent-based modelling)</w:t>
      </w:r>
    </w:p>
    <w:p w14:paraId="4D573C8C" w14:textId="77777777" w:rsidR="00A21722" w:rsidRDefault="001E6592" w:rsidP="006138A3">
      <w:pPr>
        <w:numPr>
          <w:ilvl w:val="0"/>
          <w:numId w:val="33"/>
        </w:numPr>
      </w:pPr>
      <w:r>
        <w:t>Ensemble models (combining outputs from multiple models)</w:t>
      </w:r>
    </w:p>
    <w:p w14:paraId="26BA9264" w14:textId="77777777" w:rsidR="00A21722" w:rsidRDefault="001E6592">
      <w:pPr>
        <w:pStyle w:val="FirstParagraph"/>
      </w:pPr>
      <w:r>
        <w:rPr>
          <w:b/>
          <w:bCs/>
        </w:rPr>
        <w:t>Indicator terms:</w:t>
      </w:r>
      <w:r>
        <w:t> Attributable burden simulation, counterfactual exposure modelling, health impact modelling framework, comparative risk analysis</w:t>
      </w:r>
    </w:p>
    <w:p w14:paraId="5E8EBD66" w14:textId="77777777" w:rsidR="00A21722" w:rsidRDefault="001E6592">
      <w:pPr>
        <w:pStyle w:val="BodyText"/>
      </w:pPr>
      <w:r>
        <w:rPr>
          <w:b/>
          <w:bCs/>
        </w:rPr>
        <w:t>Exclusions</w:t>
      </w:r>
    </w:p>
    <w:p w14:paraId="2504DF4D" w14:textId="77777777" w:rsidR="00A21722" w:rsidRDefault="001E6592" w:rsidP="006138A3">
      <w:pPr>
        <w:numPr>
          <w:ilvl w:val="0"/>
          <w:numId w:val="34"/>
        </w:numPr>
      </w:pPr>
      <w:r>
        <w:t>Observational or experimental studies (e.g., RCTs, cohort studies) that use statistical modelling only for analysis of primary data</w:t>
      </w:r>
    </w:p>
    <w:p w14:paraId="46F7605E" w14:textId="77777777" w:rsidR="00A21722" w:rsidRDefault="001E6592" w:rsidP="006138A3">
      <w:pPr>
        <w:numPr>
          <w:ilvl w:val="0"/>
          <w:numId w:val="34"/>
        </w:numPr>
      </w:pPr>
      <w:r>
        <w:t>Clinical risk prediction algorithms or calculators (e.g., Framingham Risk Score) designed to predict an </w:t>
      </w:r>
      <w:r>
        <w:rPr>
          <w:i/>
          <w:iCs/>
        </w:rPr>
        <w:t>individual’s</w:t>
      </w:r>
      <w:r>
        <w:t> risk (exclude unless the algorithm is used </w:t>
      </w:r>
      <w:r>
        <w:rPr>
          <w:i/>
          <w:iCs/>
        </w:rPr>
        <w:t>within</w:t>
      </w:r>
      <w:r>
        <w:t> a simulation of a whole population) </w:t>
      </w:r>
    </w:p>
    <w:p w14:paraId="1B38D65C" w14:textId="77777777" w:rsidR="00A21722" w:rsidRDefault="001E6592" w:rsidP="006138A3">
      <w:pPr>
        <w:numPr>
          <w:ilvl w:val="0"/>
          <w:numId w:val="34"/>
        </w:numPr>
      </w:pPr>
      <w:r>
        <w:lastRenderedPageBreak/>
        <w:t>Studies using synthetic data solely for methodological development, without scenario evaluation </w:t>
      </w:r>
    </w:p>
    <w:p w14:paraId="6E844396" w14:textId="77777777" w:rsidR="00A21722" w:rsidRDefault="001E6592" w:rsidP="006138A3">
      <w:pPr>
        <w:numPr>
          <w:ilvl w:val="0"/>
          <w:numId w:val="34"/>
        </w:numPr>
      </w:pPr>
      <w:r>
        <w:t>Statistical regression models, time series models, and machine learning methods used for prediction or association rather than intervention simulation (e.g., linear regression, logistic regression, Cox models, ARIMA, neural networks) </w:t>
      </w:r>
    </w:p>
    <w:p w14:paraId="6321CC39" w14:textId="77777777" w:rsidR="00A21722" w:rsidRDefault="001E6592" w:rsidP="006138A3">
      <w:pPr>
        <w:numPr>
          <w:ilvl w:val="0"/>
          <w:numId w:val="34"/>
        </w:numPr>
      </w:pPr>
      <w:r>
        <w:t>Forecasting-only models that project trends without simulating interventions, population changes, or counterfactuals </w:t>
      </w:r>
    </w:p>
    <w:p w14:paraId="22A494C7" w14:textId="77777777" w:rsidR="00A21722" w:rsidRDefault="001E6592" w:rsidP="006138A3">
      <w:pPr>
        <w:numPr>
          <w:ilvl w:val="0"/>
          <w:numId w:val="34"/>
        </w:numPr>
      </w:pPr>
      <w:r>
        <w:t>Studies using simulation solely for training or education (e.g., virtual patients) </w:t>
      </w:r>
    </w:p>
    <w:p w14:paraId="1EEC699E" w14:textId="21EAB84C" w:rsidR="00A21722" w:rsidRDefault="001E6592" w:rsidP="006138A3">
      <w:pPr>
        <w:numPr>
          <w:ilvl w:val="0"/>
          <w:numId w:val="34"/>
        </w:numPr>
      </w:pPr>
      <w:r>
        <w:t>Studies using simulation solely to support clinical trial design (e.g., modelling randomization strategies) </w:t>
      </w:r>
    </w:p>
    <w:p w14:paraId="6E9C8546" w14:textId="77777777" w:rsidR="00A21722" w:rsidRDefault="001E6592">
      <w:pPr>
        <w:pStyle w:val="Heading3"/>
      </w:pPr>
      <w:bookmarkStart w:id="91" w:name="X10d60660331aee6f3ad3a0da91aafd3f29ea0c3"/>
      <w:bookmarkEnd w:id="90"/>
      <w:r>
        <w:t>Criterion 5 (optional): Integration of multiple data sources</w:t>
      </w:r>
    </w:p>
    <w:p w14:paraId="05B1B516" w14:textId="77777777" w:rsidR="00A21722" w:rsidRDefault="001E6592">
      <w:pPr>
        <w:pStyle w:val="FirstParagraph"/>
      </w:pPr>
      <w:r>
        <w:rPr>
          <w:b/>
          <w:bCs/>
        </w:rPr>
        <w:t>Definition:</w:t>
      </w:r>
      <w:r>
        <w:t xml:space="preserve"> The study integrates different data sources or types of information that are not directly linked.</w:t>
      </w:r>
    </w:p>
    <w:p w14:paraId="0D7CBAA0" w14:textId="77777777" w:rsidR="00A21722" w:rsidRDefault="001E6592">
      <w:pPr>
        <w:pStyle w:val="BodyText"/>
      </w:pPr>
      <w:r>
        <w:rPr>
          <w:b/>
          <w:bCs/>
        </w:rPr>
        <w:t>Explanation:</w:t>
      </w:r>
      <w:r>
        <w:t xml:space="preserve"> Integrating multiple data sources enhances a model’s ability to simulate real-world complexity. Included studies typically draw on distinct sources such as:</w:t>
      </w:r>
    </w:p>
    <w:p w14:paraId="0510575B" w14:textId="77777777" w:rsidR="00A21722" w:rsidRDefault="001E6592" w:rsidP="006138A3">
      <w:pPr>
        <w:numPr>
          <w:ilvl w:val="0"/>
          <w:numId w:val="35"/>
        </w:numPr>
      </w:pPr>
      <w:r>
        <w:t>Population data: demographics, population counts, birth and death rates, migration patterns.</w:t>
      </w:r>
    </w:p>
    <w:p w14:paraId="5EF3FF9F" w14:textId="77777777" w:rsidR="00A21722" w:rsidRDefault="001E6592" w:rsidP="006138A3">
      <w:pPr>
        <w:numPr>
          <w:ilvl w:val="0"/>
          <w:numId w:val="35"/>
        </w:numPr>
      </w:pPr>
      <w:r>
        <w:t>Disease data: incidence, prevalence, mortality rates of NCDs.</w:t>
      </w:r>
    </w:p>
    <w:p w14:paraId="51A24E21" w14:textId="77777777" w:rsidR="00A21722" w:rsidRDefault="001E6592" w:rsidP="006138A3">
      <w:pPr>
        <w:numPr>
          <w:ilvl w:val="0"/>
          <w:numId w:val="35"/>
        </w:numPr>
      </w:pPr>
      <w:r>
        <w:t>Risk factor data: prevalence and distribution of behaviours such as smoking, diet, and physical activity.</w:t>
      </w:r>
    </w:p>
    <w:p w14:paraId="5A9C19E2" w14:textId="77777777" w:rsidR="00A21722" w:rsidRDefault="001E6592" w:rsidP="006138A3">
      <w:pPr>
        <w:numPr>
          <w:ilvl w:val="0"/>
          <w:numId w:val="35"/>
        </w:numPr>
      </w:pPr>
      <w:r>
        <w:t>Intervention data: effectiveness estimates, program uptake, or compliance rates.</w:t>
      </w:r>
    </w:p>
    <w:p w14:paraId="3199E166" w14:textId="77777777" w:rsidR="00A21722" w:rsidRDefault="001E6592" w:rsidP="006138A3">
      <w:pPr>
        <w:numPr>
          <w:ilvl w:val="0"/>
          <w:numId w:val="35"/>
        </w:numPr>
      </w:pPr>
      <w:r>
        <w:t>Relationships or associations: statistical relationships, relative risks, odds ratios, or hazard ratios.</w:t>
      </w:r>
    </w:p>
    <w:p w14:paraId="7768C7EA" w14:textId="77777777" w:rsidR="00A21722" w:rsidRDefault="001E6592" w:rsidP="006138A3">
      <w:pPr>
        <w:numPr>
          <w:ilvl w:val="0"/>
          <w:numId w:val="35"/>
        </w:numPr>
      </w:pPr>
      <w:r>
        <w:t>Expert opinion or literature-based assumptions: when empirical data are limited or unavailable.</w:t>
      </w:r>
    </w:p>
    <w:p w14:paraId="09CA4F40" w14:textId="77777777" w:rsidR="00A21722" w:rsidRDefault="001E6592" w:rsidP="006138A3">
      <w:pPr>
        <w:numPr>
          <w:ilvl w:val="0"/>
          <w:numId w:val="35"/>
        </w:numPr>
      </w:pPr>
      <w:r>
        <w:t>Transition probabilities or algorithms: including multivariable prediction models or classification systems used as inputs.</w:t>
      </w:r>
    </w:p>
    <w:p w14:paraId="314F0BAA" w14:textId="77777777" w:rsidR="00A21722" w:rsidRDefault="001E6592">
      <w:pPr>
        <w:pStyle w:val="FirstParagraph"/>
      </w:pPr>
      <w:r>
        <w:lastRenderedPageBreak/>
        <w:t>These data sources provide complementary information that enables simulation models to project or compare outcomes under different scenarios.</w:t>
      </w:r>
    </w:p>
    <w:p w14:paraId="407F4230" w14:textId="77777777" w:rsidR="00A21722" w:rsidRDefault="001E6592">
      <w:pPr>
        <w:pStyle w:val="BodyText"/>
      </w:pPr>
      <w:r>
        <w:rPr>
          <w:b/>
          <w:bCs/>
        </w:rPr>
        <w:t>Examples of included studies</w:t>
      </w:r>
    </w:p>
    <w:p w14:paraId="6D1B0593" w14:textId="77777777" w:rsidR="00A21722" w:rsidRDefault="001E6592" w:rsidP="006138A3">
      <w:pPr>
        <w:numPr>
          <w:ilvl w:val="0"/>
          <w:numId w:val="36"/>
        </w:numPr>
      </w:pPr>
      <w:r>
        <w:t>A model combining national health survey data, clinical trial results, and census data to simulate the impact of a new dietary guideline.</w:t>
      </w:r>
    </w:p>
    <w:p w14:paraId="40B1C5F3" w14:textId="77777777" w:rsidR="00A21722" w:rsidRDefault="001E6592" w:rsidP="006138A3">
      <w:pPr>
        <w:numPr>
          <w:ilvl w:val="0"/>
          <w:numId w:val="36"/>
        </w:numPr>
      </w:pPr>
      <w:r>
        <w:t>A study integrating epidemiological estimates, relative risk from meta-analyses, and behavioural surveillance data to assess reductions in heart disease mortality.</w:t>
      </w:r>
    </w:p>
    <w:p w14:paraId="7F03C42E" w14:textId="77777777" w:rsidR="00A21722" w:rsidRDefault="001E6592">
      <w:pPr>
        <w:pStyle w:val="FirstParagraph"/>
      </w:pPr>
      <w:r>
        <w:rPr>
          <w:b/>
          <w:bCs/>
        </w:rPr>
        <w:t>Exclusion</w:t>
      </w:r>
      <w:r>
        <w:t xml:space="preserve"> Studies relying exclusively on a single data source without combining it with other distinct sources (e.g., a study using only one clinical registry without additional epidemiological data, survey data or expert knowledge).</w:t>
      </w:r>
    </w:p>
    <w:p w14:paraId="4E8A0ECC" w14:textId="77777777" w:rsidR="00A21722" w:rsidRDefault="001E6592">
      <w:pPr>
        <w:pStyle w:val="BodyText"/>
      </w:pPr>
      <w:r>
        <w:rPr>
          <w:b/>
          <w:bCs/>
        </w:rPr>
        <w:t>Examples of excluded studies</w:t>
      </w:r>
    </w:p>
    <w:p w14:paraId="21668C24" w14:textId="77777777" w:rsidR="00A21722" w:rsidRDefault="001E6592" w:rsidP="006138A3">
      <w:pPr>
        <w:pStyle w:val="Compact"/>
        <w:numPr>
          <w:ilvl w:val="0"/>
          <w:numId w:val="37"/>
        </w:numPr>
      </w:pPr>
      <w:r>
        <w:t>Studies relying on a single data source or dataset without integrating additional information.</w:t>
      </w:r>
    </w:p>
    <w:p w14:paraId="761B075C" w14:textId="77777777" w:rsidR="00A21722" w:rsidRDefault="001E6592" w:rsidP="006138A3">
      <w:pPr>
        <w:pStyle w:val="Compact"/>
        <w:numPr>
          <w:ilvl w:val="0"/>
          <w:numId w:val="37"/>
        </w:numPr>
      </w:pPr>
      <w:r>
        <w:t>Models using hypothetical or synthetic data not grounded in real-world data or literature-based assumptions.</w:t>
      </w:r>
    </w:p>
    <w:p w14:paraId="05F63CCD" w14:textId="44802F29" w:rsidR="00A21722" w:rsidRDefault="001E6592">
      <w:pPr>
        <w:pStyle w:val="Heading3"/>
      </w:pPr>
      <w:bookmarkStart w:id="92" w:name="criterion-6-model-adaptability"/>
      <w:bookmarkEnd w:id="91"/>
      <w:r>
        <w:t>Criterion 6</w:t>
      </w:r>
      <w:ins w:id="93" w:author="Sarah Beach" w:date="2026-01-09T19:15:00Z">
        <w:r w:rsidR="1AA0B064">
          <w:t xml:space="preserve"> (optional)</w:t>
        </w:r>
      </w:ins>
      <w:r>
        <w:t>: Model adaptability</w:t>
      </w:r>
    </w:p>
    <w:p w14:paraId="528738FF" w14:textId="77777777" w:rsidR="00A21722" w:rsidRDefault="001E6592">
      <w:pPr>
        <w:pStyle w:val="FirstParagraph"/>
      </w:pPr>
      <w:r>
        <w:rPr>
          <w:b/>
          <w:bCs/>
        </w:rPr>
        <w:t>Definition:</w:t>
      </w:r>
      <w:r>
        <w:t xml:space="preserve"> The model should be adaptable to incorporate new data, test alternative hypotheses or explore additional scenarios. Adaptability may be explicitly stated or clear from the model design (e.g., modular structure, re-runnable simulations, parameter recalibration, sensitivity analyses).</w:t>
      </w:r>
    </w:p>
    <w:p w14:paraId="28A27524" w14:textId="77777777" w:rsidR="00A21722" w:rsidRDefault="001E6592">
      <w:pPr>
        <w:pStyle w:val="BodyText"/>
      </w:pPr>
      <w:r>
        <w:rPr>
          <w:b/>
          <w:bCs/>
        </w:rPr>
        <w:t>Explanation:</w:t>
      </w:r>
      <w:r>
        <w:t xml:space="preserve"> Adaptable models are flexible tools that can incorporate new data, test alternative assumptions, or evaluate additional interventions or policy options. Adaptability may be explicitly stated in the study or inferred from model structure (e.g., use of modular code, versioned inputs, sensitivity analysis, or scenario toggling).</w:t>
      </w:r>
    </w:p>
    <w:p w14:paraId="7B74AC22" w14:textId="77777777" w:rsidR="00A21722" w:rsidRDefault="001E6592">
      <w:pPr>
        <w:pStyle w:val="BodyText"/>
      </w:pPr>
      <w:r>
        <w:rPr>
          <w:b/>
          <w:bCs/>
        </w:rPr>
        <w:t>Key features</w:t>
      </w:r>
    </w:p>
    <w:p w14:paraId="45FC8E2F" w14:textId="77777777" w:rsidR="00A21722" w:rsidRDefault="001E6592" w:rsidP="006138A3">
      <w:pPr>
        <w:pStyle w:val="Compact"/>
        <w:numPr>
          <w:ilvl w:val="0"/>
          <w:numId w:val="38"/>
        </w:numPr>
      </w:pPr>
      <w:r>
        <w:t>Ability to adjust model parameters.</w:t>
      </w:r>
    </w:p>
    <w:p w14:paraId="04E78841" w14:textId="77777777" w:rsidR="00A21722" w:rsidRDefault="001E6592" w:rsidP="006138A3">
      <w:pPr>
        <w:pStyle w:val="Compact"/>
        <w:numPr>
          <w:ilvl w:val="0"/>
          <w:numId w:val="38"/>
        </w:numPr>
      </w:pPr>
      <w:r>
        <w:t>Capability to incorporate new datasets.</w:t>
      </w:r>
    </w:p>
    <w:p w14:paraId="4162DDA9" w14:textId="77777777" w:rsidR="00A21722" w:rsidRDefault="001E6592" w:rsidP="006138A3">
      <w:pPr>
        <w:pStyle w:val="Compact"/>
        <w:numPr>
          <w:ilvl w:val="0"/>
          <w:numId w:val="38"/>
        </w:numPr>
      </w:pPr>
      <w:r>
        <w:t>Flexibility to simulate different scenarios or interventions.</w:t>
      </w:r>
    </w:p>
    <w:p w14:paraId="08DE7124" w14:textId="77777777" w:rsidR="00A21722" w:rsidRDefault="001E6592">
      <w:pPr>
        <w:pStyle w:val="FirstParagraph"/>
      </w:pPr>
      <w:r>
        <w:rPr>
          <w:b/>
          <w:bCs/>
        </w:rPr>
        <w:lastRenderedPageBreak/>
        <w:t>Examples of included studies</w:t>
      </w:r>
    </w:p>
    <w:p w14:paraId="58A73643" w14:textId="77777777" w:rsidR="00A21722" w:rsidRDefault="001E6592" w:rsidP="006138A3">
      <w:pPr>
        <w:pStyle w:val="Compact"/>
        <w:numPr>
          <w:ilvl w:val="0"/>
          <w:numId w:val="39"/>
        </w:numPr>
      </w:pPr>
      <w:r>
        <w:t>A model designed to update with new epidemiological data annually to refine predictions.</w:t>
      </w:r>
    </w:p>
    <w:p w14:paraId="21D98D6C" w14:textId="77777777" w:rsidR="00A21722" w:rsidRDefault="001E6592" w:rsidP="006138A3">
      <w:pPr>
        <w:pStyle w:val="Compact"/>
        <w:numPr>
          <w:ilvl w:val="0"/>
          <w:numId w:val="39"/>
        </w:numPr>
      </w:pPr>
      <w:r>
        <w:t>A simulation that can test various policy options by changing input parameters.</w:t>
      </w:r>
    </w:p>
    <w:p w14:paraId="32131CFC" w14:textId="77777777" w:rsidR="00A21722" w:rsidRDefault="001E6592">
      <w:pPr>
        <w:pStyle w:val="FirstParagraph"/>
      </w:pPr>
      <w:r>
        <w:rPr>
          <w:b/>
          <w:bCs/>
        </w:rPr>
        <w:t>Exclusion</w:t>
      </w:r>
      <w:r>
        <w:t xml:space="preserve"> Studies using models designed exclusively for a fixed scenario that cannot be modified to incorporate new data, test alternative assumptions or explore different scenarios (e.g., a model unable to recalibrate parameters or simulate alternative interventions).</w:t>
      </w:r>
    </w:p>
    <w:p w14:paraId="224BC498" w14:textId="77777777" w:rsidR="00A21722" w:rsidRDefault="001E6592">
      <w:pPr>
        <w:pStyle w:val="BodyText"/>
      </w:pPr>
      <w:r>
        <w:rPr>
          <w:b/>
          <w:bCs/>
        </w:rPr>
        <w:t>Examples of excluded studies</w:t>
      </w:r>
    </w:p>
    <w:p w14:paraId="4FC1B4EA" w14:textId="77777777" w:rsidR="00A21722" w:rsidRDefault="001E6592" w:rsidP="006138A3">
      <w:pPr>
        <w:numPr>
          <w:ilvl w:val="0"/>
          <w:numId w:val="40"/>
        </w:numPr>
      </w:pPr>
      <w:r>
        <w:t>Static models that cannot be adjusted or extended beyond their initial configuration.</w:t>
      </w:r>
    </w:p>
    <w:p w14:paraId="5546499A" w14:textId="77777777" w:rsidR="00A21722" w:rsidRDefault="001E6592" w:rsidP="006138A3">
      <w:pPr>
        <w:numPr>
          <w:ilvl w:val="0"/>
          <w:numId w:val="40"/>
        </w:numPr>
      </w:pPr>
      <w:r>
        <w:t>Studies with models built for a single, unchangeable scenario.</w:t>
      </w:r>
    </w:p>
    <w:p w14:paraId="04827590" w14:textId="77777777" w:rsidR="00A21722" w:rsidRDefault="001E6592">
      <w:pPr>
        <w:pStyle w:val="Heading2"/>
      </w:pPr>
      <w:bookmarkStart w:id="94" w:name="Xa69b9631ebca210bbf7365a2e2e587e8a431898"/>
      <w:bookmarkEnd w:id="86"/>
      <w:bookmarkEnd w:id="92"/>
      <w:r>
        <w:t>Criterion 7: Additional inclusion and exclusion criteria</w:t>
      </w:r>
    </w:p>
    <w:p w14:paraId="1BE4B5E9" w14:textId="77777777" w:rsidR="00A21722" w:rsidRDefault="001E6592" w:rsidP="006138A3">
      <w:pPr>
        <w:numPr>
          <w:ilvl w:val="0"/>
          <w:numId w:val="41"/>
        </w:numPr>
      </w:pPr>
      <w:r>
        <w:t>Source availability: Studies are excluded if the full text is unavailable for data extraction.</w:t>
      </w:r>
    </w:p>
    <w:p w14:paraId="30235FA5" w14:textId="18E7551E" w:rsidR="00A21722" w:rsidRDefault="60B9BC2F" w:rsidP="006138A3">
      <w:pPr>
        <w:numPr>
          <w:ilvl w:val="0"/>
          <w:numId w:val="41"/>
        </w:numPr>
      </w:pPr>
      <w:r>
        <w:t>Language: Studies published in any language are included. Non-English studies will be translated using</w:t>
      </w:r>
      <w:ins w:id="95" w:author="Sarah Beach" w:date="2026-01-13T13:55:00Z">
        <w:r w:rsidR="3793518C">
          <w:t xml:space="preserve"> ma</w:t>
        </w:r>
      </w:ins>
      <w:ins w:id="96" w:author="Sarah Beach" w:date="2026-01-13T13:56:00Z">
        <w:r w:rsidR="3793518C">
          <w:t>chine translation tools</w:t>
        </w:r>
      </w:ins>
      <w:r>
        <w:t xml:space="preserve"> </w:t>
      </w:r>
      <w:del w:id="97" w:author="Sarah Beach" w:date="2026-01-13T13:56:00Z">
        <w:r w:rsidR="001E6592" w:rsidDel="60B9BC2F">
          <w:delText>professional services</w:delText>
        </w:r>
      </w:del>
      <w:r>
        <w:t>.</w:t>
      </w:r>
    </w:p>
    <w:p w14:paraId="58191907" w14:textId="77777777" w:rsidR="00A21722" w:rsidRDefault="001E6592" w:rsidP="006138A3">
      <w:pPr>
        <w:numPr>
          <w:ilvl w:val="0"/>
          <w:numId w:val="41"/>
        </w:numPr>
      </w:pPr>
      <w:r>
        <w:t>Non-human studies: Studies involving animals, cell lines, biological samples or molecular/cellular mechanisms without direct human population health implications are excluded.</w:t>
      </w:r>
    </w:p>
    <w:p w14:paraId="55E20473" w14:textId="77777777" w:rsidR="00A21722" w:rsidRDefault="001E6592" w:rsidP="006138A3">
      <w:pPr>
        <w:numPr>
          <w:ilvl w:val="0"/>
          <w:numId w:val="41"/>
        </w:numPr>
      </w:pPr>
      <w:r>
        <w:t>Non-health-related studies: Studies exclusively focused on environmental, technological or policy outcomes without explicit relevance to human health outcomes or NCD risk factors are excluded. (Note: Economic-focused studies are primarily addressed in Criterion 3a).</w:t>
      </w:r>
    </w:p>
    <w:p w14:paraId="5AD180A0" w14:textId="77777777" w:rsidR="00A21722" w:rsidRDefault="001E6592" w:rsidP="006138A3">
      <w:pPr>
        <w:numPr>
          <w:ilvl w:val="0"/>
          <w:numId w:val="41"/>
        </w:numPr>
      </w:pPr>
      <w:r>
        <w:t>Study type: primary research only</w:t>
      </w:r>
    </w:p>
    <w:p w14:paraId="32405397" w14:textId="77777777" w:rsidR="00A21722" w:rsidRDefault="001E6592">
      <w:pPr>
        <w:pStyle w:val="FirstParagraph"/>
      </w:pPr>
      <w:r>
        <w:rPr>
          <w:b/>
          <w:bCs/>
        </w:rPr>
        <w:t>Included</w:t>
      </w:r>
    </w:p>
    <w:p w14:paraId="68D39D0C" w14:textId="77777777" w:rsidR="00A21722" w:rsidRDefault="001E6592" w:rsidP="006138A3">
      <w:pPr>
        <w:pStyle w:val="Compact"/>
        <w:numPr>
          <w:ilvl w:val="0"/>
          <w:numId w:val="42"/>
        </w:numPr>
      </w:pPr>
      <w:r>
        <w:t>Studies must be original modelling studies that directly conduct simulation analyses.</w:t>
      </w:r>
    </w:p>
    <w:p w14:paraId="193CC35B" w14:textId="77777777" w:rsidR="00A21722" w:rsidRDefault="001E6592" w:rsidP="006138A3">
      <w:pPr>
        <w:pStyle w:val="Compact"/>
        <w:numPr>
          <w:ilvl w:val="0"/>
          <w:numId w:val="42"/>
        </w:numPr>
      </w:pPr>
      <w:r>
        <w:lastRenderedPageBreak/>
        <w:t>Comparative models (comparing multiple modelling approaches) or ensemble models (combining results from multiple models) are included if they perform original simulation modelling.</w:t>
      </w:r>
    </w:p>
    <w:p w14:paraId="4B1F4669" w14:textId="77777777" w:rsidR="00A21722" w:rsidRDefault="001E6592">
      <w:pPr>
        <w:pStyle w:val="FirstParagraph"/>
      </w:pPr>
      <w:r>
        <w:rPr>
          <w:b/>
          <w:bCs/>
        </w:rPr>
        <w:t>Excluded</w:t>
      </w:r>
    </w:p>
    <w:p w14:paraId="09DD0782" w14:textId="77777777" w:rsidR="00A21722" w:rsidRDefault="001E6592" w:rsidP="006138A3">
      <w:pPr>
        <w:pStyle w:val="Compact"/>
        <w:numPr>
          <w:ilvl w:val="0"/>
          <w:numId w:val="43"/>
        </w:numPr>
      </w:pPr>
      <w:r>
        <w:t>Systematic reviews or meta-analyses of modelling studies.</w:t>
      </w:r>
    </w:p>
    <w:p w14:paraId="7F75C623" w14:textId="77777777" w:rsidR="00A21722" w:rsidRDefault="001E6592" w:rsidP="006138A3">
      <w:pPr>
        <w:pStyle w:val="Compact"/>
        <w:numPr>
          <w:ilvl w:val="0"/>
          <w:numId w:val="43"/>
        </w:numPr>
      </w:pPr>
      <w:r>
        <w:t>Commentaries, editorials or opinion pieces about modelling.</w:t>
      </w:r>
    </w:p>
    <w:p w14:paraId="643F2A98" w14:textId="77777777" w:rsidR="00A21722" w:rsidRDefault="001E6592" w:rsidP="006138A3">
      <w:pPr>
        <w:pStyle w:val="Compact"/>
        <w:numPr>
          <w:ilvl w:val="0"/>
          <w:numId w:val="43"/>
        </w:numPr>
      </w:pPr>
      <w:r>
        <w:t>Study protocols for planned modelling studies.</w:t>
      </w:r>
    </w:p>
    <w:p w14:paraId="6651E90D" w14:textId="77777777" w:rsidR="00A21722" w:rsidRDefault="001E6592" w:rsidP="006138A3">
      <w:pPr>
        <w:pStyle w:val="Compact"/>
        <w:numPr>
          <w:ilvl w:val="0"/>
          <w:numId w:val="43"/>
        </w:numPr>
      </w:pPr>
      <w:r>
        <w:t>Purely methodological papers that don’t evaluate specific health interventions or scenarios (see also Criteria 2b, 2e, 4c).</w:t>
      </w:r>
    </w:p>
    <w:p w14:paraId="6F667DC6" w14:textId="77777777" w:rsidR="00A21722" w:rsidRDefault="001E6592" w:rsidP="006138A3">
      <w:pPr>
        <w:pStyle w:val="Compact"/>
        <w:numPr>
          <w:ilvl w:val="0"/>
          <w:numId w:val="43"/>
        </w:numPr>
      </w:pPr>
      <w:r>
        <w:t>Papers that only review or discuss modelling approaches without conducting original analyses.</w:t>
      </w:r>
    </w:p>
    <w:p w14:paraId="49F3FDE7" w14:textId="77777777" w:rsidR="00A21722" w:rsidRDefault="001E6592">
      <w:r>
        <w:br w:type="page"/>
      </w:r>
    </w:p>
    <w:p w14:paraId="30607331" w14:textId="139A7A3D" w:rsidR="00A21722" w:rsidRDefault="001E6592">
      <w:pPr>
        <w:pStyle w:val="Heading1"/>
      </w:pPr>
      <w:bookmarkStart w:id="98" w:name="X12888ed89fe4c5000db1bb959beb5677dad4c6e"/>
      <w:bookmarkEnd w:id="80"/>
      <w:bookmarkEnd w:id="94"/>
      <w:r>
        <w:lastRenderedPageBreak/>
        <w:t>Appendix 4 - Taxonomy of NCD Population Model</w:t>
      </w:r>
      <w:ins w:id="99" w:author="Sarah Beach" w:date="2026-01-12T17:43:00Z">
        <w:r w:rsidR="0F8D3BCA">
          <w:t>l</w:t>
        </w:r>
      </w:ins>
      <w:r>
        <w:t>ing Studies</w:t>
      </w:r>
    </w:p>
    <w:p w14:paraId="7F2FE455" w14:textId="578E62A6" w:rsidR="00A21722" w:rsidRDefault="001E6592">
      <w:pPr>
        <w:pStyle w:val="FirstParagraph"/>
      </w:pPr>
      <w:r>
        <w:t>This appendix provides a structured taxonomy of non-communicable disease (NCD) population mode</w:t>
      </w:r>
      <w:ins w:id="100" w:author="Sarah Beach" w:date="2026-01-12T17:43:00Z">
        <w:r w:rsidR="32FE7AE1">
          <w:t>l</w:t>
        </w:r>
      </w:ins>
      <w:r>
        <w:t>ling studies to serve multiple purposes in supporting the POPCORN reporting guidelines. First, it offers practical examples that illustrate studies meeting our inclusion criteria, helping both newcomers and experienced researchers identify relevant work across the diverse landscape of mode</w:t>
      </w:r>
      <w:ins w:id="101" w:author="Sarah Beach" w:date="2026-01-12T17:43:00Z">
        <w:r w:rsidR="41AED972">
          <w:t>l</w:t>
        </w:r>
      </w:ins>
      <w:r>
        <w:t>ling approaches. Second, it establishes a common vocabulary by documenting synonyms and related terms, addressing the inconsistent terminology that characterizes this interdisciplinary field. Third, it supports systematic literature searching by cataloging terms commonly used in titles and abstracts that may not explicitly describe mode</w:t>
      </w:r>
      <w:ins w:id="102" w:author="Sarah Beach" w:date="2026-01-12T17:43:00Z">
        <w:r w:rsidR="0D03B6E3">
          <w:t>l</w:t>
        </w:r>
      </w:ins>
      <w:r>
        <w:t>ling methods. This taxonomy can guide authors in properly classifying their work, help reviewers assess completeness of reporting, and assist database searches in identifying relevant studies across disciplines.</w:t>
      </w:r>
    </w:p>
    <w:p w14:paraId="6B57804C" w14:textId="77777777" w:rsidR="00A21722" w:rsidRDefault="001E6592">
      <w:pPr>
        <w:pStyle w:val="BodyText"/>
      </w:pPr>
      <w:r>
        <w:t>Study type taxonomy</w:t>
      </w:r>
    </w:p>
    <w:p w14:paraId="16E1C159" w14:textId="77777777" w:rsidR="00A21722" w:rsidRDefault="001E6592">
      <w:pPr>
        <w:pStyle w:val="Heading3"/>
      </w:pPr>
      <w:bookmarkStart w:id="103" w:name="i.-model-purpose-categories"/>
      <w:r>
        <w:t>I. Model Purpose Categories</w:t>
      </w:r>
    </w:p>
    <w:p w14:paraId="6DC32FCC" w14:textId="77777777" w:rsidR="00A21722" w:rsidRDefault="001E6592">
      <w:pPr>
        <w:pStyle w:val="Heading4"/>
      </w:pPr>
      <w:bookmarkStart w:id="104" w:name="a.-explanatory-and-exploratory-models"/>
      <w:r>
        <w:t>A. Explanatory and Exploratory Models</w:t>
      </w:r>
    </w:p>
    <w:p w14:paraId="740D9559" w14:textId="77777777" w:rsidR="00A21722" w:rsidRDefault="001E6592">
      <w:pPr>
        <w:pStyle w:val="Heading5"/>
      </w:pPr>
      <w:bookmarkStart w:id="105" w:name="Xd74c08e0b156dc29cd227e932d5b08efe72254b"/>
      <w:r>
        <w:t>Burden of disease and risk factor analyses</w:t>
      </w:r>
    </w:p>
    <w:p w14:paraId="48277B48" w14:textId="77777777" w:rsidR="00A21722" w:rsidRDefault="001E6592">
      <w:pPr>
        <w:pStyle w:val="FirstParagraph"/>
      </w:pPr>
      <w:r>
        <w:rPr>
          <w:b/>
          <w:bCs/>
        </w:rPr>
        <w:t>Synonyms</w:t>
      </w:r>
      <w:r>
        <w:t xml:space="preserve"> a. Burden of disease analyses b. Global Burden of Disease studies c. Comparative risk assessment d. Attributable risk analyses e. Population attributable fraction studies f. Risk factor burden studies</w:t>
      </w:r>
    </w:p>
    <w:p w14:paraId="2DB14E0D" w14:textId="77777777" w:rsidR="00A21722" w:rsidRDefault="001E6592">
      <w:pPr>
        <w:pStyle w:val="BodyText"/>
      </w:pPr>
      <w:r>
        <w:rPr>
          <w:b/>
          <w:bCs/>
        </w:rPr>
        <w:t>See also</w:t>
      </w:r>
      <w:r>
        <w:t xml:space="preserve"> a. Risk factor quantification b. Health impact assessment c. DALY/QALY estimation d. Years of life lost (YLL) e. Years lived with disability (YLD) f. Health gap measures</w:t>
      </w:r>
    </w:p>
    <w:p w14:paraId="060C1AD9" w14:textId="77777777" w:rsidR="00A21722" w:rsidRDefault="001E6592">
      <w:pPr>
        <w:pStyle w:val="BodyText"/>
      </w:pPr>
      <w:r>
        <w:rPr>
          <w:b/>
          <w:bCs/>
        </w:rPr>
        <w:t>Definition</w:t>
      </w:r>
      <w:r>
        <w:t xml:space="preserve"> Burden of disease and risk factor analyses quantify the health impact of diseases or specific risk exposures on population health outcomes, often measured in summary metrics like DALYs, QALYs, or attributable mortality.</w:t>
      </w:r>
    </w:p>
    <w:p w14:paraId="196EAD4F" w14:textId="02B1183B" w:rsidR="00A21722" w:rsidRDefault="001E6592">
      <w:pPr>
        <w:pStyle w:val="BodyText"/>
      </w:pPr>
      <w:r>
        <w:rPr>
          <w:b/>
          <w:bCs/>
        </w:rPr>
        <w:t>Description</w:t>
      </w:r>
      <w:r>
        <w:t xml:space="preserve"> These analyses serve two complementary functions:</w:t>
      </w:r>
      <w:r>
        <w:fldChar w:fldCharType="begin"/>
      </w:r>
      <w:r w:rsidR="00C23F3D">
        <w:instrText xml:space="preserve"> ADDIN ZOTERO_ITEM CSL_CITATION {"citationID":"zMjt67HG","properties":{"formattedCitation":"(1)","plainCitation":"(1)","noteIndex":0},"citationItems":[{"id":52590,"uris":["http://zotero.org/groups/5363837/items/SSA9LNPN"],"itemData":{"id":52590,"type":"article-journal","container-title":"The Lancet","DOI":"10.1016/S0140-6736(20)30925-9","ISSN":"01406736","issue":"10258","journalAbbreviation":"The Lancet","language":"en","note":"PMID: 33069326\nPMCID: PMC7567026","page":"1204-1222","source":"DOI.org (Crossref)","title":"Global burden of 369 diseases and injuries in 204 countries and territories, 1990–2019: a systematic analysis for the Global Burden of Disease Study 2019","title-short":"Global burden of 369 diseases and injuries in 204 countries and territories, 1990–2019","URL":"https://linkinghub.elsevier.com/retrieve/pii/S0140673620309259","volume":"396","author":[{"family":"Vos","given":"Theo"},{"family":"Lim","given":"Stephen S"},{"family":"Abbafati","given":"Cristiana"},{"family":"Abbas","given":"Kaja M"},{"family":"Abbasi","given":"Mohammad"},{"family":"Abbasifard","given":"Mitra"},{"family":"Abbasi-Kangevari","given":"Mohsen"},{"family":"Abbastabar","given":"Hedayat"},{"family":"Abd-Allah","given":"Foad"},{"family":"Abdelalim","given":"Ahmed"},{"family":"Abdollahi","given":"Mohammad"},{"family":"Abdollahpour","given":"Ibrahim"},{"family":"Abolhassani","given":"Hassan"},{"family":"Aboyans","given":"Victor"},{"family":"Abrams","given":"Elissa M"},{"family":"Abreu","given":"Lucas Guimarães"},{"family":"Abrigo","given":"Michael R M"},{"family":"Abu-Raddad","given":"Laith Jamal"},{"family":"Abushouk","given":"Abdelrahman I"},{"family":"Acebedo","given":"Alyssa"},{"family":"Ackerman","given":"Ilana N"},{"family":"Adabi","given":"Maryam"},{"family":"Adamu","given":"Abdu A"},{"family":"Adebayo","given":"Oladimeji M"},{"family":"Adekanmbi","given":"Victor"},{"family":"Adelson","given":"Jaimie D"},{"family":"Adetokunboh","given":"Olatunji O"},{"family":"Adham","given":"Davoud"},{"family":"Afshari","given":"Mahdi"},{"family":"Afshin","given":"Ashkan"},{"family":"Agardh","given":"Emilie E"},{"family":"Agarwal","given":"Gina"},{"family":"Agesa","given":"Kareha M"},{"family":"Aghaali","given":"Mohammad"},{"family":"Aghamir","given":"Seyed Mohammad Kazem"},{"family":"Agrawal","given":"Anurag"},{"family":"Ahmad","given":"Tauseef"},{"family":"Ahmadi","given":"Alireza"},{"family":"Ahmadi","given":"Mehdi"},{"family":"Ahmadieh","given":"Hamid"},{"family":"Ahmadpour","given":"Ehsan"},{"family":"Akalu","given":"Temesgen Yihunie"},{"family":"Akinyemi","given":"Rufus Olusola"},{"family":"Akinyemiju","given":"Tomi"},{"family":"Akombi","given":"Blessing"},{"family":"Al-Aly","given":"Ziyad"},{"family":"Alam","given":"Khurshid"},{"family":"Alam","given":"Noore"},{"family":"Alam","given":"Samiah"},{"family":"Alam","given":"Tahiya"},{"family":"Alanzi","given":"Turki M"},{"family":"Albertson","given":"Samuel B"},{"family":"Alcalde-Rabanal","given":"Jacqueline Elizabeth"},{"family":"Alema","given":"Niguse Meles"},{"family":"Ali","given":"Muhammad"},{"family":"Ali","given":"Saqib"},{"family":"Alicandro","given":"Gianfranco"},{"family":"Alijanzadeh","given":"Mehran"},{"family":"Alinia","given":"Cyrus"},{"family":"Alipour","given":"Vahid"},{"family":"Aljunid","given":"Syed Mohamed"},{"family":"Alla","given":"François"},{"family":"Allebeck","given":"Peter"},{"family":"Almasi-Hashiani","given":"Amir"},{"family":"Alonso","given":"Jordi"},{"family":"Al-Raddadi","given":"Rajaa M"},{"family":"Altirkawi","given":"Khalid A"},{"family":"Alvis-Guzman","given":"Nelson"},{"family":"Alvis-Zakzuk","given":"Nelson J"},{"family":"Amini","given":"Saeed"},{"family":"Amini-Rarani","given":"Mostafa"},{"family":"Aminorroaya","given":"Arya"},{"family":"Amiri","given":"Fatemeh"},{"family":"Amit","given":"Arianna Maever L"},{"family":"Amugsi","given":"Dickson A"},{"family":"Amul","given":"Gianna Gayle Herrera"},{"family":"Anderlini","given":"Deanna"},{"family":"Andrei","given":"Catalina Liliana"},{"family":"Andrei","given":"Tudorel"},{"family":"Anjomshoa","given":"Mina"},{"family":"Ansari","given":"Fereshteh"},{"family":"Ansari","given":"Iman"},{"family":"Ansari-Moghaddam","given":"Alireza"},{"family":"Antonio","given":"Carl Abelardo T"},{"family":"Antony","given":"Catherine M"},{"family":"Antriyandarti","given":"Ernoiz"},{"family":"Anvari","given":"Davood"},{"family":"Anwer","given":"Razique"},{"family":"Arabloo","given":"Jalal"},{"family":"Arab-Zozani","given":"Morteza"},{"family":"Aravkin","given":"Aleksandr Y"},{"family":"Ariani","given":"Filippo"},{"family":"Ärnlöv","given":"Johan"},{"family":"Aryal","given":"Krishna K"},{"family":"Arzani","given":"Afsaneh"},{"family":"Asadi-Aliabadi","given":"Mehran"},{"family":"Asadi-Pooya","given":"Ali A"},{"family":"Asghari","given":"Babak"},{"family":"Ashbaugh","given":"Charlie"},{"family":"Atnafu","given":"Desta Debalkie"},{"family":"Atre","given":"Sachin R"},{"family":"Ausloos","given":"Floriane"},{"family":"Ausloos","given":"Marcel"},{"family":"Ayala Quintanilla","given":"Beatriz Paulina"},{"family":"Ayano","given":"Getinet"},{"family":"Ayanore","given":"Martin Amogre"},{"family":"Aynalem","given":"Yared Asmare"},{"family":"Azari","given":"Samad"},{"family":"Azarian","given":"Ghasem"},{"family":"Azene","given":"Zelalem Nigussie"},{"family":"Babaee","given":"Ebrahim"},{"family":"Badawi","given":"Alaa"},{"family":"Bagherzadeh","given":"Mojtaba"},{"family":"Bakhshaei","given":"Mohammad Hossein"},{"family":"Bakhtiari","given":"Ahad"},{"family":"Balakrishnan","given":"Senthilkumar"},{"family":"Balalla","given":"Shivanthi"},{"family":"Balassyano","given":"Shelly"},{"family":"Banach","given":"Maciej"},{"family":"Banik","given":"Palash Chandra"},{"family":"Bannick","given":"Marlena S"},{"family":"Bante","given":"Agegnehu Bante"},{"family":"Baraki","given":"Adhanom Gebreegziabher"},{"family":"Barboza","given":"Miguel A"},{"family":"Barker-Collo","given":"Suzanne Lyn"},{"family":"Barthelemy","given":"Celine M"},{"family":"Barua","given":"Lingkan"},{"family":"Barzegar","given":"Akbar"},{"family":"Basu","given":"Sanjay"},{"family":"Baune","given":"Bernhard T"},{"family":"Bayati","given":"Mohsen"},{"family":"Bazmandegan","given":"Gholamreza"},{"family":"Bedi","given":"Neeraj"},{"family":"Beghi","given":"Ettore"},{"family":"Béjot","given":"Yannick"},{"family":"Bello","given":"Aminu K"},{"family":"Bender","given":"Rose G"},{"family":"Bennett","given":"Derrick A"},{"family":"Bennitt","given":"Fiona B"},{"family":"Bensenor","given":"Isabela M"},{"family":"Benziger","given":"Catherine P"},{"family":"Berhe","given":"Kidanemaryam"},{"family":"Bernabe","given":"Eduardo"},{"family":"Bertolacci","given":"Gregory J"},{"family":"Bhageerathy","given":"Reshmi"},{"family":"Bhala","given":"Neeraj"},{"family":"Bhandari","given":"Dinesh"},{"family":"Bhardwaj","given":"Pankaj"},{"family":"Bhattacharyya","given":"Krittika"},{"family":"Bhutta","given":"Zulfiqar A"},{"family":"Bibi","given":"Sadia"},{"family":"Biehl","given":"Molly H"},{"family":"Bikbov","given":"Boris"},{"family":"Bin Sayeed","given":"Muhammad Shahdaat"},{"family":"Biondi","given":"Antonio"},{"family":"Birihane","given":"Binyam Minuye"},{"family":"Bisanzio","given":"Donal"},{"family":"Bisignano","given":"Catherine"},{"family":"Biswas","given":"Raaj Kishore"},{"family":"Bohlouli","given":"Somayeh"},{"family":"Bohluli","given":"Mehdi"},{"family":"Bolla","given":"Srinivasa Rao Rao"},{"family":"Boloor","given":"Archith"},{"family":"Boon-Dooley","given":"Alexandra S"},{"family":"Borges","given":"Guilherme"},{"family":"Borzì","given":"Antonio Maria"},{"family":"Bourne","given":"Rupert"},{"family":"Brady","given":"Oliver J"},{"family":"Brauer","given":"Michael"},{"family":"Brayne","given":"Carol"},{"family":"Breitborde","given":"Nicholas J K"},{"family":"Brenner","given":"Hermann"},{"family":"Briant","given":"Paul Svitil"},{"family":"Briggs","given":"Andrew M"},{"family":"Briko","given":"Nikolay Ivanovich"},{"family":"Britton","given":"Gabrielle B"},{"family":"Bryazka","given":"Dana"},{"family":"Buchbinder","given":"Rachelle"},{"family":"Bumgarner","given":"Blair R"},{"family":"Busse","given":"Reinhard"},{"family":"Butt","given":"Zahid A"},{"family":"Caetano Dos Santos","given":"Florentino Luciano"},{"family":"Cámera","given":"Luis La Alberto"},{"family":"Campos-Nonato","given":"Ismael R"},{"family":"Car","given":"Josip"},{"family":"Cárdenas","given":"Rosario"},{"family":"Carreras","given":"Giulia"},{"family":"Carrero","given":"Juan J"},{"family":"Carvalho","given":"Felix"},{"family":"Castaldelli-Maia","given":"Joao Mauricio"},{"family":"Castañeda-Orjuela","given":"Carlos A"},{"family":"Castelpietra","given":"Giulio"},{"family":"Castle","given":"Chris D"},{"family":"Castro","given":"Franz"},{"family":"Catalá-López","given":"Ferrán"},{"family":"Causey","given":"Kate"},{"family":"Cederroth","given":"Christopher R"},{"family":"Cercy","given":"Kelly M"},{"family":"Cerin","given":"Ester"},{"family":"Chandan","given":"Joht Singh"},{"family":"Chang","given":"Alex R"},{"family":"Charlson","given":"Fiona J"},{"family":"Chattu","given":"Vijay Kumar"},{"family":"Chaturvedi","given":"Sarika"},{"family":"Chimed-Ochir","given":"Odgerel"},{"family":"Chin","given":"Ken Lee"},{"family":"Cho","given":"Daniel Youngwhan"},{"family":"Christensen","given":"Hanne"},{"family":"Chu","given":"Dinh-Toi"},{"family":"Chung","given":"Michael T"},{"family":"Cicuttini","given":"Flavia M"},{"family":"Ciobanu","given":"Liliana G"},{"family":"Cirillo","given":"Massimo"},{"family":"Collins","given":"Emma L"},{"family":"Compton","given":"Kelly"},{"family":"Conti","given":"Sara"},{"family":"Cortesi","given":"Paolo Angelo"},{"family":"Costa","given":"Vera Marisa"},{"family":"Cousin","given":"Ewerton"},{"family":"Cowden","given":"Richard G"},{"family":"Cowie","given":"Benjamin C"},{"family":"Cromwell","given":"Elizabeth A"},{"family":"Cross","given":"Di H"},{"family":"Crowe","given":"Christopher Stephen"},{"family":"Cruz","given":"Jessica A"},{"family":"Cunningham","given":"Matthew"},{"family":"Dahlawi","given":"Saad M A"},{"family":"Damiani","given":"Giovanni"},{"family":"Dandona","given":"Lalit"},{"family":"Dandona","given":"Rakhi"},{"family":"Darwesh","given":"Aso Mohammad"},{"family":"Daryani","given":"Ahmad"},{"family":"Das","given":"Jai K"},{"family":"Das Gupta","given":"Rajat"},{"family":"Das Neves","given":"José"},{"family":"Dávila-Cervantes","given":"Claudio Alberto"},{"family":"Davletov","given":"Kairat"},{"family":"De Leo","given":"Diego"},{"family":"Dean","given":"Frances E"},{"family":"DeCleene","given":"Nicole K"},{"family":"Deen","given":"Amanda"},{"family":"Degenhardt","given":"Louisa"},{"family":"Dellavalle","given":"Robert Paul"},{"family":"Demeke","given":"Feleke Mekonnen"},{"family":"Demsie","given":"Desalegn Getnet"},{"family":"Denova-Gutiérrez","given":"Edgar"},{"family":"Dereje","given":"Nebiyu Dereje"},{"family":"Dervenis","given":"Nikolaos"},{"family":"Desai","given":"Rupak"},{"family":"Desalew","given":"Assefa"},{"family":"Dessie","given":"Getenet Ayalew"},{"family":"Dharmaratne","given":"Samath Dhamminda"},{"family":"Dhungana","given":"Govinda Prasad"},{"family":"Dianatinasab","given":"Mostafa"},{"family":"Diaz","given":"Daniel"},{"family":"Dibaji Forooshani","given":"Zahra Sadat"},{"family":"Dingels","given":"Zachary V"},{"family":"Dirac","given":"M Ashworth"},{"family":"Djalalinia","given":"Shirin"},{"family":"Do","given":"Hoa Thi"},{"family":"Dokova","given":"Klara"},{"family":"Dorostkar","given":"Fariba"},{"family":"Doshi","given":"Chirag P"},{"family":"Doshmangir","given":"Leila"},{"family":"Douiri","given":"Abdel"},{"family":"Doxey","given":"Matthew C"},{"family":"Driscoll","given":"Tim Robert"},{"family":"Dunachie","given":"Susanna J"},{"family":"Duncan","given":"Bruce B"},{"family":"Duraes","given":"Andre Rodrigues"},{"family":"Eagan","given":"Arielle Wilder"},{"family":"Ebrahimi Kalan","given":"Mohammad"},{"family":"Edvardsson","given":"David"},{"family":"Ehrlich","given":"Joshua R"},{"family":"El Nahas","given":"Nevine"},{"family":"El Sayed","given":"Iman"},{"family":"El Tantawi","given":"Maha"},{"family":"Elbarazi","given":"Iffat"},{"family":"Elgendy","given":"Islam Y"},{"family":"Elhabashy","given":"Hala Rashad"},{"family":"El-Jaafary","given":"Shaimaa I"},{"family":"Elyazar","given":"Iqbal Rf"},{"family":"Emamian","given":"Mohammad Hassan"},{"family":"Emmons-Bell","given":"Sophia"},{"family":"Erskine","given":"Holly E"},{"family":"Eshrati","given":"Babak"},{"family":"Eskandarieh","given":"Sharareh"},{"family":"Esmaeilnejad","given":"Saman"},{"family":"Esmaeilzadeh","given":"Firooz"},{"family":"Esteghamati","given":"Alireza"},{"family":"Estep","given":"Kara"},{"family":"Etemadi","given":"Arash"},{"family":"Etisso","given":"Atkilt Esaiyas"},{"family":"Farahmand","given":"Mohammad"},{"family":"Faraj","given":"Anwar"},{"family":"Fareed","given":"Mohammad"},{"family":"Faridnia","given":"Roghiyeh"},{"family":"Farinha","given":"Carla Sofia E Sá"},{"family":"Farioli","given":"Andrea"},{"family":"Faro","given":"Andre"},{"family":"Faruque","given":"Mithila"},{"family":"Farzadfar","given":"Farshad"},{"family":"Fattahi","given":"Nazir"},{"family":"Fazlzadeh","given":"Mehdi"},{"family":"Feigin","given":"Valery L"},{"family":"Feldman","given":"Rachel"},{"family":"Fereshtehnejad","given":"Seyed-Mohammad"},{"family":"Fernandes","given":"Eduarda"},{"family":"Ferrari","given":"Alize J"},{"family":"Ferreira","given":"Manuela L"},{"family":"Filip","given":"Irina"},{"family":"Fischer","given":"Florian"},{"family":"Fisher","given":"James L"},{"family":"Fitzgerald","given":"Ryan"},{"family":"Flohr","given":"Carsten"},{"family":"Flor","given":"Luisa Sorio"},{"family":"Foigt","given":"Nataliya A"},{"family":"Folayan","given":"Morenike Oluwatoyin"},{"family":"Force","given":"Lisa M"},{"family":"Fornari","given":"Carla"},{"family":"Foroutan","given":"Masoud"},{"family":"Fox","given":"Jack T"},{"family":"Freitas","given":"Marisa"},{"family":"Fu","given":"Weijia"},{"family":"Fukumoto","given":"Takeshi"},{"family":"Furtado","given":"João M"},{"family":"Gad","given":"Mohamed M"},{"family":"Gakidou","given":"Emmanuela"},{"family":"Galles","given":"Natalie C"},{"family":"Gallus","given":"Silvano"},{"family":"Gamkrelidze","given":"Amiran"},{"family":"Garcia-Basteiro","given":"Alberto L"},{"family":"Gardner","given":"William M"},{"family":"Geberemariyam","given":"Biniyam Sahiledengle"},{"family":"Gebrehiwot","given":"Abiyu Mekonnen"},{"family":"Gebremedhin","given":"Ketema Bizuwork"},{"family":"Gebreslassie","given":"Assefa Ayalew Ayalew Ayalew"},{"family":"Gershberg Hayoon","given":"Anna"},{"family":"Gething","given":"Peter W"},{"family":"Ghadimi","given":"Maryam"},{"family":"Ghadiri","given":"Keyghobad"},{"family":"Ghafourifard","given":"Mansour"},{"family":"Ghajar","given":"Alireza"},{"family":"Ghamari","given":"Farhad"},{"family":"Ghashghaee","given":"Ahmad"},{"family":"Ghiasvand","given":"Hesam"},{"family":"Ghith","given":"Nermin"},{"family":"Gholamian","given":"Asadollah"},{"family":"Gilani","given":"Syed Amir"},{"family":"Gill","given":"Paramjit Singh"},{"family":"Gitimoghaddam","given":"Mojgan"},{"family":"Giussani","given":"Giorgia"},{"family":"Goli","given":"Srinivas"},{"family":"Gomez","given":"Ricardo Santiago"},{"family":"Gopalani","given":"Sameer Vali"},{"family":"Gorini","given":"Giuseppe"},{"family":"Gorman","given":"Taren M"},{"family":"Gottlich","given":"Harrison Chase"},{"family":"Goudarzi","given":"Houman"},{"family":"Goulart","given":"Alessandra C"},{"family":"Goulart","given":"Bárbara Niegia Garcia"},{"family":"Grada","given":"Ayman"},{"family":"Grivna","given":"Michal"},{"family":"Grosso","given":"Giuseppe"},{"family":"Gubari","given":"Mohammed Ibrahim Mohialdeen"},{"family":"Gugnani","given":"Harish Chander"},{"family":"Guimaraes","given":"Andre Luiz Sena"},{"family":"Guimarães","given":"Rafael Alves"},{"family":"Guled","given":"Rashid Abdi"},{"family":"Guo","given":"Gaorui"},{"family":"Guo","given":"Yuming"},{"family":"Gupta","given":"Rajeev"},{"family":"Haagsma","given":"Juanita A"},{"family":"Haddock","given":"Beatrix"},{"family":"Hafezi-Nejad","given":"Nima"},{"family":"Hafiz","given":"Abdul"},{"family":"Hagins","given":"Hailey"},{"family":"Haile","given":"Lydia M"},{"family":"Hall","given":"Brian J"},{"family":"Halvaei","given":"Iman"},{"family":"Hamadeh","given":"Randah R"},{"family":"Hamagharib Abdullah","given":"Kanaan"},{"family":"Hamilton","given":"Erin B"},{"family":"Han","given":"Chieh"},{"family":"Han","given":"Hannah"},{"family":"Hankey","given":"Graeme J"},{"family":"Haro","given":"Josep Maria"},{"family":"Harvey","given":"James D"},{"family":"Hasaballah","given":"Ahmed I"},{"family":"Hasanzadeh","given":"Amir"},{"family":"Hashemian","given":"Maryam"},{"family":"Hassanipour","given":"Soheil"},{"family":"Hassankhani","given":"Hadi"},{"family":"Havmoeller","given":"Rasmus J"},{"family":"Hay","given":"Roderick J"},{"family":"Hay","given":"Simon I"},{"family":"Hayat","given":"Khezar"},{"family":"Heidari","given":"Behnam"},{"family":"Heidari","given":"Golnaz"},{"family":"Heidari-Soureshjani","given":"Reza"},{"family":"Hendrie","given":"Delia"},{"family":"Henrikson","given":"Hannah J"},{"family":"Henry","given":"Nathaniel J"},{"family":"Herteliu","given":"Claudiu"},{"family":"Heydarpour","given":"Fatemeh"},{"family":"Hird","given":"Thomas R"},{"family":"Hoek","given":"Hans W"},{"family":"Hole","given":"Michael K"},{"family":"Holla","given":"Ramesh"},{"family":"Hoogar","given":"Praveen"},{"family":"Hosgood","given":"H Dean"},{"family":"Hosseinzadeh","given":"Mehdi"},{"family":"Hostiuc","given":"Mihaela"},{"family":"Hostiuc","given":"Sorin"},{"family":"Househ","given":"Mowafa"},{"family":"Hoy","given":"Damian G"},{"family":"Hsairi","given":"Mohamed"},{"family":"Hsieh","given":"Vivian Chia-rong"},{"family":"Hu","given":"Guoqing"},{"family":"Huda","given":"Tanvir M"},{"family":"Hugo","given":"Fernando N"},{"family":"Huynh","given":"Chantal K"},{"family":"Hwang","given":"Bing-Fang"},{"family":"Iannucci","given":"Vincent C"},{"family":"Ibitoye","given":"Segun Emmanuel"},{"family":"Ikuta","given":"Kevin S"},{"family":"Ilesanmi","given":"Olayinka Stephen"},{"family":"Ilic","given":"Irena M"},{"family":"Ilic","given":"Milena D"},{"family":"Inbaraj","given":"Leeberk Raja"},{"family":"Ippolito","given":"Helen"},{"family":"Irvani","given":"Seyed Sina Naghibi"},{"family":"Islam","given":"M Mofizul"},{"family":"Islam","given":"MdMohaimenul"},{"family":"Islam","given":"Sheikh Mohammed Shariful"},{"family":"Islami","given":"Farhad"},{"family":"Iso","given":"Hiroyasu"},{"family":"Ivers","given":"Rebecca Q"},{"family":"Iwu","given":"Chidozie C D"},{"family":"Iyamu","given":"Ihoghosa Osamuyi"},{"family":"Jaafari","given":"Jalil"},{"family":"Jacobsen","given":"Kathryn H"},{"family":"Jadidi-Niaragh","given":"Farhad"},{"family":"Jafari","given":"Hussain"},{"family":"Jafarinia","given":"Morteza"},{"family":"Jahagirdar","given":"Deepa"},{"family":"Jahani","given":"Mohammad Ali"},{"family":"Jahanmehr","given":"Nader"},{"family":"Jakovljevic","given":"Mihajlo"},{"family":"Jalali","given":"Amir"},{"family":"Jalilian","given":"Farzad"},{"family":"James","given":"Spencer L"},{"family":"Janjani","given":"Hosna"},{"family":"Janodia","given":"Manthan Dilipkumar"},{"family":"Jayatilleke","given":"Achala Upendra"},{"family":"Jeemon","given":"Panniyammakal"},{"family":"Jenabi","given":"Ensiyeh"},{"family":"Jha","given":"Ravi Prakash"},{"family":"Jha","given":"Vivekanand"},{"family":"Ji","given":"John S"},{"family":"Jia","given":"Peng"},{"family":"John","given":"Oommen"},{"family":"John-Akinola","given":"Yetunde O"},{"family":"Johnson","given":"Catherine Owens"},{"family":"Johnson","given":"Sarah Charlotte"},{"family":"Jonas","given":"Jost B"},{"family":"Joo","given":"Tamas"},{"family":"Joshi","given":"Ankur"},{"family":"Jozwiak","given":"Jacek Jerzy"},{"family":"Jürisson","given":"Mikk"},{"family":"Kabir","given":"Ali"},{"family":"Kabir","given":"Zubair"},{"family":"Kalani","given":"Hamed"},{"family":"Kalani","given":"Rizwan"},{"family":"Kalankesh","given":"Leila R"},{"family":"Kalhor","given":"Rohollah"},{"family":"Kamiab","given":"Zahra"},{"family":"Kanchan","given":"Tanuj"},{"family":"Karami Matin","given":"Behzad"},{"family":"Karch","given":"André"},{"family":"Karim","given":"Mohd Anisul"},{"family":"Karimi","given":"Salah Eddin"},{"family":"Kassa","given":"Getachew Mullu"},{"family":"Kassebaum","given":"Nicholas J"},{"family":"Katikireddi","given":"Srinivasa Vittal"},{"family":"Kawakami","given":"Norito"},{"family":"Kayode","given":"Gbenga A"},{"family":"Keddie","given":"Suzanne H"},{"family":"Keller","given":"Cathleen"},{"family":"Kereselidze","given":"Maia"},{"family":"Khafaie","given":"Morteza Abdullatif"},{"family":"Khalid","given":"Nauman"},{"family":"Khan","given":"Maseer"},{"family":"Khatab","given":"Khaled"},{"family":"Khater","given":"Mona M"},{"family":"Khatib","given":"Mahalaqua Nazli"},{"family":"Khayamzadeh","given":"Maryam"},{"family":"Khodayari","given":"Mohammad Taghi"},{"family":"Khundkar","given":"Roba"},{"family":"Kianipour","given":"Neda"},{"family":"Kieling","given":"Christian"},{"family":"Kim","given":"Daniel"},{"family":"Kim","given":"Young-Eun"},{"family":"Kim","given":"Yun Jin"},{"family":"Kimokoti","given":"Ruth W"},{"family":"Kisa","given":"Adnan"},{"family":"Kisa","given":"Sezer"},{"family":"Kissimova-Skarbek","given":"Katarzyna"},{"family":"Kivimäki","given":"Mika"},{"family":"Kneib","given":"Cameron J"},{"family":"Knudsen","given":"Ann Kristin Skrindo"},{"family":"Kocarnik","given":"Jonathan M"},{"family":"Kolola","given":"Tufa"},{"family":"Kopec","given":"Jacek A"},{"family":"Kosen","given":"Soewarta"},{"family":"Koul","given":"Parvaiz A"},{"family":"Koyanagi","given":"Ai"},{"family":"Kravchenko","given":"Michael A"},{"family":"Krishan","given":"Kewal"},{"family":"Krohn","given":"Kris J"},{"family":"Kuate Defo","given":"Barthelemy"},{"family":"Kucuk Bicer","given":"Burcu"},{"family":"Kumar","given":"G Anil"},{"family":"Kumar","given":"Manasi"},{"family":"Kumar","given":"Pushpendra"},{"family":"Kumar","given":"Vivek"},{"family":"Kumaresh","given":"Girikumar"},{"family":"Kurmi","given":"Om P"},{"family":"Kusuma","given":"Dian"},{"family":"Kyu","given":"Hmwe Hmwe"},{"family":"La Vecchia","given":"Carlo"},{"family":"Lacey","given":"Ben"},{"family":"Lal","given":"Dharmesh Kumar"},{"family":"Lalloo","given":"Ratilal"},{"family":"Lam","given":"Jennifer O"},{"family":"Lami","given":"Faris Hasan"},{"family":"Landires","given":"Iván"},{"family":"Lang","given":"Justin J"},{"family":"Lansingh","given":"Van Charles"},{"family":"Larson","given":"Samantha Leigh"},{"family":"Larsson","given":"Anders O"},{"family":"Lasrado","given":"Savita"},{"family":"Lassi","given":"Zohra S"},{"family":"Lau","given":"Kathryn Mei-Ming"},{"family":"Lavados","given":"Pablo M"},{"family":"Lazarus","given":"Jeffrey V"},{"family":"Ledesma","given":"Jorge R"},{"family":"Lee","given":"Paul H"},{"family":"Lee","given":"Shaun Wen Huey"},{"family":"LeGrand","given":"Kate E"},{"family":"Leigh","given":"James"},{"family":"Leonardi","given":"Matilde"},{"family":"Lescinsky","given":"Haley"},{"family":"Leung","given":"Janni"},{"family":"Levi","given":"Miriam"},{"family":"Lewington","given":"Sarah"},{"family":"Li","given":"Shanshan"},{"family":"Lim","given":"Lee-Ling"},{"family":"Lin","given":"Christine"},{"family":"Lin","given":"Ro-Ting"},{"family":"Linehan","given":"Christine"},{"family":"Linn","given":"Shai"},{"family":"Liu","given":"Hung-Chun"},{"family":"Liu","given":"Shiwei"},{"family":"Liu","given":"Zichen"},{"family":"Looker","given":"Katharine J"},{"family":"Lopez","given":"Alan D"},{"family":"Lopukhov","given":"Platon D"},{"family":"Lorkowski","given":"Stefan"},{"family":"Lotufo","given":"Paulo A"},{"family":"Lucas","given":"Tim C D"},{"family":"Lugo","given":"Alessandra"},{"family":"Lunevicius","given":"Raimundas"},{"family":"Lyons","given":"Ronan A"},{"family":"Ma","given":"Jianing"},{"family":"MacLachlan","given":"Jennifer H"},{"family":"Maddison","given":"Emilie R"},{"family":"Maddison","given":"Ralph"},{"family":"Madotto","given":"Fabiana"},{"family":"Mahasha","given":"Phetole Walter"},{"family":"Mai","given":"Hue Thi"},{"family":"Majeed","given":"Azeem"},{"family":"Maled","given":"Venkatesh"},{"family":"Maleki","given":"Shokofeh"},{"family":"Malekzadeh","given":"Reza"},{"family":"Malta","given":"Deborah Carvalho"},{"family":"Mamun","given":"Abdullah A"},{"family":"Manafi","given":"Amir"},{"family":"Manafi","given":"Navid"},{"family":"Manguerra","given":"Helena"},{"family":"Mansouri","given":"Borhan"},{"family":"Mansournia","given":"Mohammad Ali"},{"family":"Mantilla Herrera","given":"Ana M"},{"family":"Maravilla","given":"Joemer C"},{"family":"Marks","given":"Ashley"},{"family":"Martins-Melo","given":"Francisco Rogerlândio"},{"family":"Martopullo","given":"Ira"},{"family":"Masoumi","given":"Seyedeh Zahra"},{"family":"Massano","given":"João"},{"family":"Massenburg","given":"Benjamin Ballard"},{"family":"Mathur","given":"Manu Raj"},{"family":"Maulik","given":"Pallab K"},{"family":"McAlinden","given":"Colm"},{"family":"McGrath","given":"John J"},{"family":"McKee","given":"Martin"},{"family":"Mehndiratta","given":"Man Mohan"},{"family":"Mehri","given":"Fereshteh"},{"family":"Mehta","given":"Kala M"},{"family":"Meitei","given":"Wahengbam Bigyananda"},{"family":"Memiah","given":"Peter T N"},{"family":"Mendoza","given":"Walter"},{"family":"Menezes","given":"Ritesh G"},{"family":"Mengesha","given":"Endalkachew Worku"},{"family":"Mengesha","given":"Meresa Berwo"},{"family":"Mereke","given":"Alibek"},{"family":"Meretoja","given":"Atte"},{"family":"Meretoja","given":"Tuomo J"},{"family":"Mestrovic","given":"Tomislav"},{"family":"Miazgowski","given":"Bartosz"},{"family":"Miazgowski","given":"Tomasz"},{"family":"Michalek","given":"Irmina Maria"},{"family":"Mihretie","given":"Kebadnew Mulatu"},{"family":"Miller","given":"Ted R"},{"family":"Mills","given":"Edward J"},{"family":"Mirica","given":"Andreea"},{"family":"Mirrakhimov","given":"Erkin M"},{"family":"Mirzaei","given":"Hamed"},{"family":"Mirzaei","given":"Maryam"},{"family":"Mirzaei-Alavijeh","given":"Mehdi"},{"family":"Misganaw","given":"Awoke Temesgen"},{"family":"Mithra","given":"Prasanna"},{"family":"Moazen","given":"Babak"},{"family":"Moghadaszadeh","given":"Masoud"},{"family":"Mohamadi","given":"Efat"},{"family":"Mohammad","given":"Dara K"},{"family":"Mohammad","given":"Yousef"},{"family":"Mohammad Gholi Mezerji","given":"Naser"},{"family":"Mohammadian-Hafshejani","given":"Abdollah"},{"family":"Mohammadifard","given":"Noushin"},{"family":"Mohammadpourhodki","given":"Reza"},{"family":"Mohammed","given":"Shafiu"},{"family":"Mokdad","given":"Ali H"},{"family":"Molokhia","given":"Mariam"},{"family":"Momen","given":"Natalie C"},{"family":"Monasta","given":"Lorenzo"},{"family":"Mondello","given":"Stefania"},{"family":"Mooney","given":"Meghan D"},{"family":"Moosazadeh","given":"Mahmood"},{"family":"Moradi","given":"Ghobad"},{"family":"Moradi","given":"Masoud"},{"family":"Moradi-Lakeh","given":"Maziar"},{"family":"Moradzadeh","given":"Rahmatollah"},{"family":"Moraga","given":"Paula"},{"family":"Morales","given":"Linda"},{"family":"Morawska","given":"Lidia"},{"family":"Moreno Velásquez","given":"Ilais"},{"family":"Morgado-da-Costa","given":"Joana"},{"family":"Morrison","given":"Shane Douglas"},{"family":"Mosser","given":"Jonathan F"},{"family":"Mouodi","given":"Simin"},{"family":"Mousavi","given":"Seyyed Meysam"},{"family":"Mousavi Khaneghah","given":"Amin"},{"family":"Mueller","given":"Ulrich Otto"},{"family":"Munro","given":"Sandra B"},{"family":"Muriithi","given":"Moses K"},{"family":"Musa","given":"Kamarul Imran"},{"family":"Muthupandian","given":"Saravanan"},{"family":"Naderi","given":"Mehdi"},{"family":"Nagarajan","given":"Ahamarshan Jayaraman"},{"family":"Nagel","given":"Gabriele"},{"family":"Naghshtabrizi","given":"Behshad"},{"family":"Nair","given":"Sanjeev"},{"family":"Nandi","given":"Anita K"},{"family":"Nangia","given":"Vinay"},{"family":"Nansseu","given":"Jobert Richie"},{"family":"Nayak","given":"Vinod C"},{"family":"Nazari","given":"Javad"},{"family":"Negoi","given":"Ionut"},{"family":"Negoi","given":"Ruxandra Irina"},{"family":"Netsere","given":"Henok Biresaw Netsere"},{"family":"Ngunjiri","given":"Josephine W"},{"family":"Nguyen","given":"Cuong Tat"},{"family":"Nguyen","given":"Jason"},{"family":"Nguyen","given":"Michele"},{"family":"Nguyen","given":"Minh"},{"family":"Nichols","given":"Emma"},{"family":"Nigatu","given":"Dabere"},{"family":"Nigatu","given":"Yeshambel T"},{"family":"Nikbakhsh","given":"Rajan"},{"family":"Nixon","given":"Molly R"},{"family":"Nnaji","given":"Chukwudi A"},{"family":"Nomura","given":"Shuhei"},{"family":"Norrving","given":"Bo"},{"family":"Noubiap","given":"Jean Jacques"},{"family":"Nowak","given":"Christoph"},{"family":"Nunez-Samudio","given":"Virginia"},{"family":"Oţoiu","given":"Adrian"},{"family":"Oancea","given":"Bogdan"},{"family":"Odell","given":"Christopher M"},{"family":"Ogbo","given":"Felix Akpojene"},{"family":"Oh","given":"In-Hwan"},{"family":"Okunga","given":"Emmanuel Wandera"},{"family":"Oladnabi","given":"Morteza"},{"family":"Olagunju","given":"Andrew T"},{"family":"Olusanya","given":"Bolajoko Olubukunola"},{"family":"Olusanya","given":"Jacob Olusegun"},{"family":"Oluwasanu","given":"Mojisola Morenike"},{"family":"Omar Bali","given":"Ahmed"},{"family":"Omer","given":"Muktar Omer"},{"family":"Ong","given":"Kanyin L"},{"family":"Onwujekwe","given":"Obinna E"},{"family":"Orji","given":"Aislyn U"},{"family":"Orpana","given":"Heather M"},{"family":"Ortiz","given":"Alberto"},{"family":"Ostroff","given":"Samuel M"},{"family":"Otstavnov","given":"Nikita"},{"family":"Otstavnov","given":"Stanislav S"},{"family":"Øverland","given":"Simon"},{"family":"Owolabi","given":"Mayowa O"},{"family":"P A","given":"Mahesh"},{"family":"Padubidri","given":"Jagadish Rao"},{"family":"Pakhare","given":"Abhijit P"},{"family":"Palladino","given":"Raffaele"},{"family":"Pana","given":"Adrian"},{"family":"Panda-Jonas","given":"Songhomitra"},{"family":"Pandey","given":"Anamika"},{"family":"Park","given":"Eun-Kee"},{"family":"Parmar","given":"Priya G Kumari"},{"family":"Pasupula","given":"Deepak Kumar"},{"family":"Patel","given":"Sangram Kishor"},{"family":"Paternina-Caicedo","given":"Angel J"},{"family":"Pathak","given":"Ashish"},{"family":"Pathak","given":"Mona"},{"family":"Patten","given":"Scott B"},{"family":"Patton","given":"George C"},{"family":"Paudel","given":"Deepak"},{"family":"Pazoki Toroudi","given":"Hamidreza"},{"family":"Peden","given":"Amy E"},{"family":"Pennini","given":"Alyssa"},{"family":"Pepito","given":"Veincent Christian Filipino"},{"family":"Peprah","given":"Emmanuel K"},{"family":"Pereira","given":"Alexandre"},{"family":"Pereira","given":"David M"},{"family":"Perico","given":"Norberto"},{"family":"Pham","given":"Hai Quang"},{"family":"Phillips","given":"Michael R"},{"family":"Pigott","given":"David M"},{"family":"Pilgrim","given":"Thomas"},{"family":"Pilz","given":"Tessa M"},{"family":"Pirsaheb","given":"Meghdad"},{"family":"Plana-Ripoll","given":"Oleguer"},{"family":"Plass","given":"Dietrich"},{"family":"Pokhrel","given":"Khem Narayan"},{"family":"Polibin","given":"Roman V"},{"family":"Polinder","given":"Suzanne"},{"family":"Polkinghorne","given":"Kevan R"},{"family":"Postma","given":"Maarten J"},{"family":"Pourjafar","given":"Hadi"},{"family":"Pourmalek","given":"Farshad"},{"family":"Pourmirza Kalhori","given":"Reza"},{"family":"Pourshams","given":"Akram"},{"family":"Poznańska","given":"Anna"},{"family":"Prada","given":"Sergio I"},{"family":"Prakash","given":"V"},{"family":"Pribadi","given":"Dimas Ria Angga"},{"family":"Pupillo","given":"Elisabetta"},{"family":"Quazi Syed","given":"Zahiruddin"},{"family":"Rabiee","given":"Mohammad"},{"family":"Rabiee","given":"Navid"},{"family":"Radfar","given":"Amir"},{"family":"Rafiee","given":"Ata"},{"family":"Rafiei","given":"Alireza"},{"family":"Raggi","given":"Alberto"},{"family":"Rahimi-Movaghar","given":"Afarin"},{"family":"Rahman","given":"Muhammad Aziz"},{"family":"Rajabpour-Sanati","given":"Ali"},{"family":"Rajati","given":"Fatemeh"},{"family":"Ramezanzadeh","given":"Kiana"},{"family":"Ranabhat","given":"Chhabi Lal"},{"family":"Rao","given":"Puja C"},{"family":"Rao","given":"Sowmya J"},{"family":"Rasella","given":"Davide"},{"family":"Rastogi","given":"Prateek"},{"family":"Rathi","given":"Priya"},{"family":"Rawaf","given":"David Laith"},{"family":"Rawaf","given":"Salman"},{"family":"Rawal","given":"Lal"},{"family":"Razo","given":"Christian"},{"family":"Redford","given":"Sofia Boston"},{"family":"Reiner","given":"Robert C"},{"family":"Reinig","given":"Nickolas"},{"family":"Reitsma","given":"Marissa Bettay"},{"family":"Remuzzi","given":"Giuseppe"},{"family":"Renjith","given":"Vishnu"},{"family":"Renzaho","given":"Andre M N"},{"family":"Resnikoff","given":"Serge"},{"family":"Rezaei","given":"Nima"},{"family":"Rezai","given":"Mohammad Sadegh"},{"family":"Rezapour","given":"Aziz"},{"family":"Rhinehart","given":"Phoebe-Anne"},{"family":"Riahi","given":"Seyed Mohammad"},{"family":"Ribeiro","given":"Antonio Luiz P"},{"family":"Ribeiro","given":"Daniel Cury"},{"family":"Ribeiro","given":"Daniela"},{"family":"Rickard","given":"Jennifer"},{"family":"Roberts","given":"Nicholas L S"},{"family":"Roberts","given":"Shaun"},{"family":"Robinson","given":"Stephen R"},{"family":"Roever","given":"Leonardo"},{"family":"Rolfe","given":"Sam"},{"family":"Ronfani","given":"Luca"},{"family":"Roshandel","given":"Gholamreza"},{"family":"Roth","given":"Gregory A"},{"family":"Rubagotti","given":"Enrico"},{"family":"Rumisha","given":"Susan Fred"},{"family":"Sabour","given":"Siamak"},{"family":"Sachdev","given":"Perminder S"},{"family":"Saddik","given":"Basema"},{"family":"Sadeghi","given":"Ehsan"},{"family":"Sadeghi","given":"Masoumeh"},{"family":"Saeidi","given":"Shahram"},{"family":"Safi","given":"Sare"},{"family":"Safiri","given":"Saeid"},{"family":"Sagar","given":"Rajesh"},{"family":"Sahebkar","given":"Amirhossein"},{"family":"Sahraian","given":"Mohammad Ali"},{"family":"Sajadi","given":"S Mohammad"},{"family":"Salahshoor","given":"Mohammad Reza"},{"family":"Salamati","given":"Payman"},{"family":"Salehi Zahabi","given":"Saleh"},{"family":"Salem","given":"Hosni"},{"family":"Salem","given":"Marwa R Rashad"},{"family":"Salimzadeh","given":"Hamideh"},{"family":"Salomon","given":"Joshua A"},{"family":"Salz","given":"Inbal"},{"family":"Samad","given":"Zainab"},{"family":"Samy","given":"Abdallah M"},{"family":"Sanabria","given":"Juan"},{"family":"Santomauro","given":"Damian Francesco"},{"family":"Santos","given":"Itamar S"},{"family":"Santos","given":"João Vasco"},{"family":"Santric-Milicevic","given":"Milena M"},{"family":"Saraswathy","given":"Sivan Yegnanarayana Iyer"},{"family":"Sarmiento-Suárez","given":"Rodrigo"},{"family":"Sarrafzadegan","given":"Nizal"},{"family":"Sartorius","given":"Benn"},{"family":"Sarveazad","given":"Arash"},{"family":"Sathian","given":"Brijesh"},{"family":"Sathish","given":"Thirunavukkarasu"},{"family":"Sattin","given":"Davide"},{"family":"Sbarra","given":"Alyssa N"},{"family":"Schaeffer","given":"Lauren E"},{"family":"Schiavolin","given":"Silvia"},{"family":"Schmidt","given":"Maria Inês"},{"family":"Schutte","given":"Aletta Elisabeth"},{"family":"Schwebel","given":"David C"},{"family":"Schwendicke","given":"Falk"},{"family":"Senbeta","given":"Anbissa Muleta"},{"family":"Senthilkumaran","given":"Subramanian"},{"family":"Sepanlou","given":"Sadaf G"},{"family":"Shackelford","given":"Katya Anne"},{"family":"Shadid","given":"Jamileh"},{"family":"Shahabi","given":"Saeed"},{"family":"Shaheen","given":"Amira A"},{"family":"Shaikh","given":"Masood Ali"},{"family":"Shalash","given":"Ali S"},{"family":"Shams-Beyranvand","given":"Mehran"},{"family":"Shamsizadeh","given":"Morteza"},{"family":"Shannawaz","given":"Mohammed"},{"family":"Sharafi","given":"Kiomars"},{"family":"Sharara","given":"Fablina"},{"family":"Sheena","given":"Brittney S"},{"family":"Sheikhtaheri","given":"Abbas"},{"family":"Shetty","given":"Ranjitha S"},{"family":"Shibuya","given":"Kenji"},{"family":"Shiferaw","given":"Wondimeneh Shibabaw"},{"family":"Shigematsu","given":"Mika"},{"family":"Shin","given":"Jae Il"},{"family":"Shiri","given":"Rahman"},{"family":"Shirkoohi","given":"Reza"},{"family":"Shrime","given":"Mark G"},{"family":"Shuval","given":"Kerem"},{"family":"Siabani","given":"Soraya"},{"family":"Sigfusdottir","given":"Inga Dora"},{"family":"Sigurvinsdottir","given":"Rannveig"},{"family":"Silva","given":"João Pedro"},{"family":"Simpson","given":"Kyle E"},{"family":"Singh","given":"Ambrish"},{"family":"Singh","given":"Jasvinder A"},{"family":"Skiadaresi","given":"Eirini"},{"family":"Skou","given":"Søren T"},{"family":"Skryabin","given":"Valentin Yurievich"},{"family":"Sobngwi","given":"Eugene"},{"family":"Sokhan","given":"Anton"},{"family":"Soltani","given":"Shahin"},{"family":"Sorensen","given":"Reed J D"},{"family":"Soriano","given":"Joan B"},{"family":"Sorrie","given":"Muluken Bekele"},{"family":"Soyiri","given":"Ireneous N"},{"family":"Sreeramareddy","given":"Chandrashekhar T"},{"family":"Stanaway","given":"Jeffrey D"},{"family":"Stark","given":"Benjamin A"},{"family":"Ştefan","given":"Simona Cătălina"},{"family":"Stein","given":"Caroline"},{"family":"Steiner","given":"Caitlyn"},{"family":"Steiner","given":"Timothy J"},{"family":"Stokes","given":"Mark A"},{"family":"Stovner","given":"Lars Jacob"},{"family":"Stubbs","given":"Jacob L"},{"family":"Sudaryanto","given":"Agus"},{"family":"Sufiyan","given":"Mu'awiyyah Babale"},{"family":"Sulo","given":"Gerhard"},{"family":"Sultan","given":"Iyad"},{"family":"Sykes","given":"Bryan L"},{"family":"Sylte","given":"Dillon O"},{"family":"Szócska","given":"Miklós"},{"family":"Tabarés-Seisdedos","given":"Rafael"},{"family":"Tabb","given":"Karen M"},{"family":"Tadakamadla","given":"Santosh Kumar"},{"family":"Taherkhani","given":"Amir"},{"family":"Tajdini","given":"Masih"},{"family":"Takahashi","given":"Ken"},{"family":"Taveira","given":"Nuno"},{"family":"Teagle","given":"Whitney L"},{"family":"Teame","given":"Hirut"},{"family":"Tehrani-Banihashemi","given":"Arash"},{"family":"Teklehaimanot","given":"Berhane Fseha"},{"family":"Terrason","given":"Sonyah"},{"family":"Tessema","given":"Zemenu Tadesse"},{"family":"Thankappan","given":"Kavumpurathu Raman"},{"family":"Thomson","given":"Azalea M"},{"family":"Tohidinik","given":"Hamid Reza"},{"family":"Tonelli","given":"Marcello"},{"family":"Topor-Madry","given":"Roman"},{"family":"Torre","given":"Anna E"},{"family":"Touvier","given":"Mathilde"},{"family":"Tovani-Palone","given":"Marcos Roberto Roberto"},{"family":"Tran","given":"Bach Xuan"},{"family":"Travillian","given":"Ravensara"},{"family":"Troeger","given":"Christopher E"},{"family":"Truelsen","given":"Thomas Clement"},{"family":"Tsai","given":"Alexander C"},{"family":"Tsatsakis","given":"Aristidis"},{"family":"Tudor Car","given":"Lorainne"},{"family":"Tyrovolas","given":"Stefanos"},{"family":"Uddin","given":"Riaz"},{"family":"Ullah","given":"Saif"},{"family":"Undurraga","given":"Eduardo A"},{"family":"Unnikrishnan","given":"Bhaskaran"},{"family":"Vacante","given":"Marco"},{"family":"Vakilian","given":"Alireza"},{"family":"Valdez","given":"Pascual R"},{"family":"Varughese","given":"Santosh"},{"family":"Vasankari","given":"Tommi Juhani"},{"family":"Vasseghian","given":"Yasser"},{"family":"Venketasubramanian","given":"Narayanaswamy"},{"family":"Violante","given":"Francesco S"},{"family":"Vlassov","given":"Vasily"},{"family":"Vollset","given":"Stein Emil"},{"family":"Vongpradith","given":"Avina"},{"family":"Vukovic","given":"Ana"},{"family":"Vukovic","given":"Rade"},{"family":"Waheed","given":"Yasir"},{"family":"Walters","given":"Madgalene K"},{"family":"Wang","given":"Jiayu"},{"family":"Wang","given":"Yafeng"},{"family":"Wang","given":"Yuan-Pang"},{"family":"Ward","given":"Joseph L"},{"family":"Watson","given":"Alexandrea"},{"family":"Wei","given":"Jingkai"},{"family":"Weintraub","given":"Robert G"},{"family":"Weiss","given":"Daniel J"},{"family":"Weiss","given":"Jordan"},{"family":"Westerman","given":"Ronny"},{"family":"Whisnant","given":"Joanna L"},{"family":"Whiteford","given":"Harvey A"},{"family":"Wiangkham","given":"Taweewat"},{"family":"Wiens","given":"Kirsten E"},{"family":"Wijeratne","given":"Tissa"},{"family":"Wilner","given":"Lauren B"},{"family":"Wilson","given":"Shadrach"},{"family":"Wojtyniak","given":"Bogdan"},{"family":"Wolfe","given":"Charles D A"},{"family":"Wool","given":"Eve E"},{"family":"Wu","given":"Ai-Min"},{"family":"Wulf Hanson","given":"Sarah"},{"family":"Wunrow","given":"Han Yong"},{"family":"Xu","given":"Gelin"},{"family":"Xu","given":"Rixing"},{"family":"Yadgir","given":"Simon"},{"family":"Yahyazadeh Jabbari","given":"Seyed Hossein"},{"family":"Yamagishi","given":"Kazumasa"},{"family":"Yaminfirooz","given":"Mousa"},{"family":"Yano","given":"Yuichiro"},{"family":"Yaya","given":"Sanni"},{"family":"Yazdi-Feyzabadi","given":"Vahid"},{"family":"Yearwood","given":"Jamal A"},{"family":"Yeheyis","given":"Tomas Y"},{"family":"Yeshitila","given":"Yordanos Gizachew"},{"family":"Yip","given":"Paul"},{"family":"Yonemoto","given":"Naohiro"},{"family":"Yoon","given":"Seok-Jun"},{"family":"Yoosefi Lebni","given":"Javad"},{"family":"Younis","given":"Mustafa Z"},{"family":"Younker","given":"Theodore Patrick"},{"family":"Yousefi","given":"Zabihollah"},{"family":"Yousefifard","given":"Mahmoud"},{"family":"Yousefinezhadi","given":"Taraneh"},{"family":"Yousuf","given":"Abdilahi Yousuf"},{"family":"Yu","given":"Chuanhua"},{"family":"Yusefzadeh","given":"Hasan"},{"family":"Zahirian Moghadam","given":"Telma"},{"family":"Zaki","given":"Leila"},{"family":"Zaman","given":"Sojib Bin"},{"family":"Zamani","given":"Mohammad"},{"family":"Zamanian","given":"Maryam"},{"family":"Zandian","given":"Hamed"},{"family":"Zangeneh","given":"Alireza"},{"family":"Zastrozhin","given":"Mikhail Sergeevich"},{"family":"Zewdie","given":"Kaleab Alemayehu"},{"family":"Zhang","given":"Yunquan"},{"family":"Zhang","given":"Zhi-Jiang"},{"family":"Zhao","given":"Jeff T"},{"family":"Zhao","given":"Yingxi"},{"family":"Zheng","given":"Peng"},{"family":"Zhou","given":"Maigeng"},{"family":"Ziapour","given":"Arash"},{"family":"Zimsen","given":"Stephanie R M"},{"family":"Naghavi","given":"Mohsen"},{"family":"Murray","given":"Christopher J L"}],"accessed":{"date-parts":[["2024",10,4]]},"issued":{"date-parts":[["2020",10]]},"citation-key":"Vos_TL_2020"}}],"schema":"https://github.com/citation-style-language/schema/raw/master/csl-citation.json"} </w:instrText>
      </w:r>
      <w:r>
        <w:fldChar w:fldCharType="separate"/>
      </w:r>
      <w:r>
        <w:t>(1)</w:t>
      </w:r>
      <w:r>
        <w:fldChar w:fldCharType="end"/>
      </w:r>
      <w:r>
        <w:t xml:space="preserve"> quantifying the total disease burden in populations using summary metrics like DALYs or QALYs that combine mortality and morbidity, and </w:t>
      </w:r>
      <w:r>
        <w:fldChar w:fldCharType="begin"/>
      </w:r>
      <w:r w:rsidR="00C23F3D">
        <w:instrText xml:space="preserve"> ADDIN ZOTERO_ITEM CSL_CITATION {"citationID":"ZmKnIScK","properties":{"formattedCitation":"(2)","plainCitation":"(2)","noteIndex":0},"citationItems":[{"id":41536,"uris":["http://zotero.org/groups/5363837/items/AKE72LG4"],"itemData":{"id":41536,"type":"article-journal","container-title":"European Journal of Epidemiology","DOI":"10.1007/s10654-014-9978-0","ISSN":"0393-2990","issue":"12","journalAbbreviation":"Eur J Epidemiol","note":"PMID: 25504017\nPMCID: PMC4277797","page":"867-870","source":"PubMed Central","title":"The Brighton declaration: the value of non-communicable disease modelling in population health sciences","title-short":"The Brighton declaration","URL":"https://www.ncbi.nlm.nih.gov/pmc/articles/PMC4277797/","volume":"29","author":[{"family":"Webber","given":"Laura"},{"family":"Mytton","given":"Oliver T."},{"family":"Briggs","given":"Adam D. M."},{"family":"Woodcock","given":"James"},{"family":"Scarborough","given":"Peter"},{"family":"McPherson","given":"Klim"},{"family":"Capewell","given":"Simon"}],"accessed":{"date-parts":[["2024",1,20]]},"issued":{"date-parts":[["2014"]]},"citation-key":"Webber_EJE_2014"}}],"schema":"https://github.com/citation-style-language/schema/raw/master/csl-citation.json"} </w:instrText>
      </w:r>
      <w:r>
        <w:fldChar w:fldCharType="separate"/>
      </w:r>
      <w:r>
        <w:t>(2)</w:t>
      </w:r>
      <w:r>
        <w:fldChar w:fldCharType="end"/>
      </w:r>
      <w:r>
        <w:t xml:space="preserve"> estimating the portion of disease burden that can be attributed to particular risk factors or exposures.</w:t>
      </w:r>
    </w:p>
    <w:p w14:paraId="45FB6533" w14:textId="77777777" w:rsidR="00A21722" w:rsidRDefault="001E6592">
      <w:pPr>
        <w:pStyle w:val="BodyText"/>
      </w:pPr>
      <w:r>
        <w:lastRenderedPageBreak/>
        <w:t>Comparative risk assessment (CRA) studies, particularly those associated with the Global Burden of Disease project, systematically evaluate the contribution of different risk factors to disease burden. By combining data on the prevalence of risk exposures with the relative risks associated with these exposures, researchers can assess how much of the observed health burden is due to specific modifiable risk factors.</w:t>
      </w:r>
    </w:p>
    <w:p w14:paraId="58662387" w14:textId="77777777" w:rsidR="00A21722" w:rsidRDefault="001E6592">
      <w:pPr>
        <w:pStyle w:val="BodyText"/>
      </w:pPr>
      <w:r>
        <w:t>These models are essential for identifying and prioritizing public health interventions, highlighting the most significant contributors to disease burden within a population. They often project current and future disease burdens under different scenarios, including potential reductions in exposure levels due to interventions or policy changes.</w:t>
      </w:r>
    </w:p>
    <w:p w14:paraId="616DCF41" w14:textId="77777777" w:rsidR="00A21722" w:rsidRDefault="001E6592">
      <w:pPr>
        <w:pStyle w:val="BodyText"/>
      </w:pPr>
      <w:r>
        <w:rPr>
          <w:b/>
          <w:bCs/>
        </w:rPr>
        <w:t>Examples</w:t>
      </w:r>
    </w:p>
    <w:p w14:paraId="4CB4C8F4" w14:textId="77777777" w:rsidR="00A21722" w:rsidRDefault="001E6592" w:rsidP="006138A3">
      <w:pPr>
        <w:numPr>
          <w:ilvl w:val="0"/>
          <w:numId w:val="44"/>
        </w:numPr>
      </w:pPr>
      <w:r>
        <w:t>The Global Burden of Disease (GBD) studies conducted by the World Health Organization (WHO) and the Institute for Health Metrics and Evaluation (IHME) are prominent examples of burden of disease analyses and comparative risk assessments. These comprehensive studies quantify the impact of various risk factors on global and regional health outcomes, providing estimates of disease burden attributable to specific exposures.</w:t>
      </w:r>
    </w:p>
    <w:p w14:paraId="4E8E1866" w14:textId="77777777" w:rsidR="00A21722" w:rsidRDefault="001E6592" w:rsidP="006138A3">
      <w:pPr>
        <w:numPr>
          <w:ilvl w:val="0"/>
          <w:numId w:val="44"/>
        </w:numPr>
      </w:pPr>
      <w:r>
        <w:t>Comparative Risk Assessment (CRA) studies within the GBD framework that examine the contributions of risk factors like high blood pressure, tobacco smoke exposure, dietary risks, and physical inactivity to the total NCD burden across different regions and countries.</w:t>
      </w:r>
    </w:p>
    <w:p w14:paraId="3C4AE024" w14:textId="77777777" w:rsidR="00A21722" w:rsidRDefault="001E6592" w:rsidP="006138A3">
      <w:pPr>
        <w:numPr>
          <w:ilvl w:val="0"/>
          <w:numId w:val="44"/>
        </w:numPr>
      </w:pPr>
      <w:r>
        <w:t>The analysis of deaths attributable to smoking in the United States, where studies estimate the mortality burden caused by smoking by assessing the prevalence of smoking and the associated risks of death from smoking-related diseases.</w:t>
      </w:r>
    </w:p>
    <w:p w14:paraId="1F858BD0" w14:textId="77777777" w:rsidR="00A21722" w:rsidRDefault="001E6592" w:rsidP="006138A3">
      <w:pPr>
        <w:numPr>
          <w:ilvl w:val="0"/>
          <w:numId w:val="44"/>
        </w:numPr>
      </w:pPr>
      <w:r>
        <w:t>National Burden of Disease studies that calculate DALYs or QALYs lost due to specific diseases or risk factors to inform resource allocation and health priorities at the country level.</w:t>
      </w:r>
    </w:p>
    <w:p w14:paraId="61517005" w14:textId="77777777" w:rsidR="00A21722" w:rsidRDefault="001E6592">
      <w:pPr>
        <w:pStyle w:val="FirstParagraph"/>
      </w:pPr>
      <w:r>
        <w:rPr>
          <w:b/>
          <w:bCs/>
        </w:rPr>
        <w:t>Search strategy considerations</w:t>
      </w:r>
      <w:r>
        <w:t xml:space="preserve"> When searching for burden of disease and risk factor analyses, consider:</w:t>
      </w:r>
    </w:p>
    <w:p w14:paraId="0C435845" w14:textId="77777777" w:rsidR="00A21722" w:rsidRDefault="001E6592" w:rsidP="006138A3">
      <w:pPr>
        <w:pStyle w:val="Compact"/>
        <w:numPr>
          <w:ilvl w:val="0"/>
          <w:numId w:val="45"/>
        </w:numPr>
      </w:pPr>
      <w:r>
        <w:t>Primary search terms:</w:t>
      </w:r>
    </w:p>
    <w:p w14:paraId="0E9E0A7D" w14:textId="77777777" w:rsidR="00A21722" w:rsidRDefault="001E6592">
      <w:pPr>
        <w:pStyle w:val="FirstParagraph"/>
      </w:pPr>
      <w:r>
        <w:lastRenderedPageBreak/>
        <w:t>“burden of disease” OR “disease burden” OR “attributable risk” OR “population attributable fraction” OR “comparative risk assessment” OR “CRA”</w:t>
      </w:r>
    </w:p>
    <w:p w14:paraId="60051275" w14:textId="77777777" w:rsidR="00A21722" w:rsidRDefault="001E6592" w:rsidP="006138A3">
      <w:pPr>
        <w:pStyle w:val="Compact"/>
        <w:numPr>
          <w:ilvl w:val="0"/>
          <w:numId w:val="46"/>
        </w:numPr>
      </w:pPr>
      <w:r>
        <w:t>Secondary terms to combine with NCD terms:</w:t>
      </w:r>
    </w:p>
    <w:p w14:paraId="3DA2036C" w14:textId="77777777" w:rsidR="00A21722" w:rsidRDefault="001E6592">
      <w:pPr>
        <w:pStyle w:val="FirstParagraph"/>
      </w:pPr>
      <w:r>
        <w:t>“DALY” OR “QALY” OR “YLL” OR “YLD” OR “health gap” OR “risk factor burden” OR “attributable mortality” OR “attributable fraction” OR “risk factor contribution”</w:t>
      </w:r>
    </w:p>
    <w:p w14:paraId="0B6A15D0" w14:textId="77777777" w:rsidR="00A21722" w:rsidRDefault="001E6592" w:rsidP="006138A3">
      <w:pPr>
        <w:pStyle w:val="Compact"/>
        <w:numPr>
          <w:ilvl w:val="0"/>
          <w:numId w:val="47"/>
        </w:numPr>
      </w:pPr>
      <w:r>
        <w:t>Organizational terms:</w:t>
      </w:r>
    </w:p>
    <w:p w14:paraId="7FD37C4A" w14:textId="77777777" w:rsidR="00A21722" w:rsidRDefault="001E6592">
      <w:pPr>
        <w:pStyle w:val="FirstParagraph"/>
      </w:pPr>
      <w:r>
        <w:t>“Global Burden of Disease” OR “GBD” OR “WHO” OR “IHME”</w:t>
      </w:r>
    </w:p>
    <w:p w14:paraId="6F5417C5" w14:textId="1216431D" w:rsidR="00A21722" w:rsidRDefault="001E6592">
      <w:pPr>
        <w:pStyle w:val="Heading5"/>
      </w:pPr>
      <w:bookmarkStart w:id="106" w:name="interaction-effects-modeling"/>
      <w:bookmarkEnd w:id="105"/>
      <w:r>
        <w:t>Interaction effects model</w:t>
      </w:r>
      <w:ins w:id="107" w:author="Sarah Beach" w:date="2026-01-12T17:43:00Z">
        <w:r w:rsidR="7E39F243">
          <w:t>l</w:t>
        </w:r>
      </w:ins>
      <w:r>
        <w:t>ing</w:t>
      </w:r>
    </w:p>
    <w:p w14:paraId="0820C832" w14:textId="3B30AF7D" w:rsidR="00A21722" w:rsidRDefault="001E6592">
      <w:pPr>
        <w:pStyle w:val="FirstParagraph"/>
      </w:pPr>
      <w:r w:rsidRPr="28C1BA34">
        <w:rPr>
          <w:b/>
          <w:bCs/>
        </w:rPr>
        <w:t>Synonyms</w:t>
      </w:r>
      <w:r>
        <w:t xml:space="preserve"> a. Synergistic effect mode</w:t>
      </w:r>
      <w:ins w:id="108" w:author="Sarah Beach" w:date="2026-01-12T17:43:00Z">
        <w:r w:rsidR="4927FDCB">
          <w:t>l</w:t>
        </w:r>
      </w:ins>
      <w:r>
        <w:t>ling b. Effect modification analysis c. Interaction term analysis d. Joint effect mode</w:t>
      </w:r>
      <w:ins w:id="109" w:author="Sarah Beach" w:date="2026-01-12T17:44:00Z">
        <w:r w:rsidR="2151F51F">
          <w:t>l</w:t>
        </w:r>
      </w:ins>
      <w:r>
        <w:t>ling e. Combined risk model</w:t>
      </w:r>
      <w:ins w:id="110" w:author="Sarah Beach" w:date="2026-01-12T17:44:00Z">
        <w:r w:rsidR="00B97EAC">
          <w:t>l</w:t>
        </w:r>
      </w:ins>
      <w:r>
        <w:t>ing</w:t>
      </w:r>
    </w:p>
    <w:p w14:paraId="6CACE1BB" w14:textId="77777777" w:rsidR="00A21722" w:rsidRDefault="001E6592">
      <w:pPr>
        <w:pStyle w:val="BodyText"/>
      </w:pPr>
      <w:r>
        <w:rPr>
          <w:b/>
          <w:bCs/>
        </w:rPr>
        <w:t>See also</w:t>
      </w:r>
      <w:r>
        <w:t xml:space="preserve"> a. Statistical interaction b. Multivariate analysis c. Effect heterogeneity d. Moderation analysis</w:t>
      </w:r>
    </w:p>
    <w:p w14:paraId="3F5CAC48" w14:textId="01A18CBE" w:rsidR="00A21722" w:rsidRDefault="001E6592">
      <w:pPr>
        <w:pStyle w:val="BodyText"/>
      </w:pPr>
      <w:r w:rsidRPr="28C1BA34">
        <w:rPr>
          <w:b/>
          <w:bCs/>
        </w:rPr>
        <w:t>Definition</w:t>
      </w:r>
      <w:r>
        <w:t xml:space="preserve"> Interaction effects mode</w:t>
      </w:r>
      <w:ins w:id="111" w:author="Sarah Beach" w:date="2026-01-12T17:44:00Z">
        <w:r w:rsidR="4CA30D90">
          <w:t>l</w:t>
        </w:r>
      </w:ins>
      <w:r>
        <w:t>ling assesses how different factors jointly influence health outcomes beyond their individual effects.</w:t>
      </w:r>
    </w:p>
    <w:p w14:paraId="614A2ED4" w14:textId="77777777" w:rsidR="00A21722" w:rsidRDefault="001E6592">
      <w:pPr>
        <w:pStyle w:val="BodyText"/>
      </w:pPr>
      <w:r>
        <w:rPr>
          <w:b/>
          <w:bCs/>
        </w:rPr>
        <w:t>Description</w:t>
      </w:r>
      <w:r>
        <w:t xml:space="preserve"> These models evaluate whether the combined impact of two or more risk factors or interventions on health outcomes differs from the sum of their individual effects. Interaction effects can reveal synergistic or antagonistic relationships between factors, which are important for understanding disease etiology and for designing effective interventions.</w:t>
      </w:r>
    </w:p>
    <w:p w14:paraId="75F371B3" w14:textId="2DE817A7" w:rsidR="00A21722" w:rsidRDefault="001E6592">
      <w:pPr>
        <w:pStyle w:val="BodyText"/>
      </w:pPr>
      <w:r>
        <w:t>By mode</w:t>
      </w:r>
      <w:ins w:id="112" w:author="Sarah Beach" w:date="2026-01-12T17:44:00Z">
        <w:r w:rsidR="6BDEAA46">
          <w:t>l</w:t>
        </w:r>
      </w:ins>
      <w:r>
        <w:t>ling interactions, researchers can identify high-risk groups, optimize intervention combinations, and improve predictions of health outcomes. Understanding interaction effects is crucial for addressing multifactorial diseases influenced by complex interplays of behaviors, genetics, and environmental factors.</w:t>
      </w:r>
    </w:p>
    <w:p w14:paraId="175DD571" w14:textId="1F0D1DC4" w:rsidR="00A21722" w:rsidRDefault="001E6592">
      <w:pPr>
        <w:pStyle w:val="BodyText"/>
      </w:pPr>
      <w:r w:rsidRPr="28C1BA34">
        <w:rPr>
          <w:b/>
          <w:bCs/>
        </w:rPr>
        <w:t>Examples</w:t>
      </w:r>
      <w:r>
        <w:t xml:space="preserve"> a. Mode</w:t>
      </w:r>
      <w:ins w:id="113" w:author="Sarah Beach" w:date="2026-01-12T17:44:00Z">
        <w:r w:rsidR="15F16319">
          <w:t>l</w:t>
        </w:r>
      </w:ins>
      <w:r>
        <w:t>ling the interaction between diet, physical activity, and socioeconomic factors in the development of obesity across different population groups. The model assesses how these factors jointly contribute to obesity risk and whether interventions targeting multiple factors simultaneously are more effective.</w:t>
      </w:r>
    </w:p>
    <w:p w14:paraId="05D21BCF" w14:textId="41A6C60A" w:rsidR="00A21722" w:rsidRDefault="001E6592">
      <w:pPr>
        <w:pStyle w:val="BodyText"/>
      </w:pPr>
      <w:r w:rsidRPr="28C1BA34">
        <w:rPr>
          <w:b/>
          <w:bCs/>
        </w:rPr>
        <w:t>Search strategy considerations</w:t>
      </w:r>
      <w:r>
        <w:t xml:space="preserve"> When searching for interaction effects mode</w:t>
      </w:r>
      <w:ins w:id="114" w:author="Sarah Beach" w:date="2026-01-12T17:44:00Z">
        <w:r w:rsidR="505BAFD0">
          <w:t>l</w:t>
        </w:r>
      </w:ins>
      <w:r>
        <w:t>ling studies, consider:</w:t>
      </w:r>
    </w:p>
    <w:p w14:paraId="688179D0" w14:textId="77777777" w:rsidR="00A21722" w:rsidRDefault="001E6592" w:rsidP="006138A3">
      <w:pPr>
        <w:pStyle w:val="Compact"/>
        <w:numPr>
          <w:ilvl w:val="0"/>
          <w:numId w:val="48"/>
        </w:numPr>
      </w:pPr>
      <w:r>
        <w:lastRenderedPageBreak/>
        <w:t>Primary search terms:</w:t>
      </w:r>
    </w:p>
    <w:p w14:paraId="4A2B0172" w14:textId="77777777" w:rsidR="00A21722" w:rsidRDefault="001E6592">
      <w:pPr>
        <w:pStyle w:val="FirstParagraph"/>
      </w:pPr>
      <w:r>
        <w:t>“interaction effect</w:t>
      </w:r>
      <w:r>
        <w:rPr>
          <w:i/>
          <w:iCs/>
        </w:rPr>
        <w:t>” OR ”synergistic effect</w:t>
      </w:r>
      <w:r>
        <w:t>” OR “effect modification” OR “joint effect*”</w:t>
      </w:r>
    </w:p>
    <w:p w14:paraId="6EE346EE" w14:textId="77777777" w:rsidR="00A21722" w:rsidRDefault="001E6592" w:rsidP="006138A3">
      <w:pPr>
        <w:pStyle w:val="Compact"/>
        <w:numPr>
          <w:ilvl w:val="0"/>
          <w:numId w:val="49"/>
        </w:numPr>
      </w:pPr>
      <w:r>
        <w:t>Secondary terms to combine with NCD terms:</w:t>
      </w:r>
    </w:p>
    <w:p w14:paraId="20251478" w14:textId="77777777" w:rsidR="00A21722" w:rsidRDefault="001E6592">
      <w:pPr>
        <w:pStyle w:val="FirstParagraph"/>
      </w:pPr>
      <w:r>
        <w:t>“risk factor interaction</w:t>
      </w:r>
      <w:r>
        <w:rPr>
          <w:i/>
          <w:iCs/>
        </w:rPr>
        <w:t>” OR ”combined effect</w:t>
      </w:r>
      <w:r>
        <w:t>” OR “multiplicative effect</w:t>
      </w:r>
      <w:r>
        <w:rPr>
          <w:i/>
          <w:iCs/>
        </w:rPr>
        <w:t>” OR ”additive effect</w:t>
      </w:r>
      <w:r>
        <w:t>”</w:t>
      </w:r>
    </w:p>
    <w:p w14:paraId="498F0ABF" w14:textId="77777777" w:rsidR="00A21722" w:rsidRDefault="001E6592">
      <w:pPr>
        <w:pStyle w:val="Heading5"/>
      </w:pPr>
      <w:bookmarkStart w:id="115" w:name="interdisciplinary-integration-models"/>
      <w:bookmarkEnd w:id="106"/>
      <w:r>
        <w:t>Interdisciplinary integration models</w:t>
      </w:r>
    </w:p>
    <w:p w14:paraId="0F9C2259" w14:textId="3BB0E427" w:rsidR="00A21722" w:rsidRDefault="001E6592">
      <w:pPr>
        <w:pStyle w:val="FirstParagraph"/>
      </w:pPr>
      <w:r w:rsidRPr="28C1BA34">
        <w:rPr>
          <w:b/>
          <w:bCs/>
        </w:rPr>
        <w:t>Synonyms</w:t>
      </w:r>
      <w:r>
        <w:t xml:space="preserve"> a. Cross-sectoral mode</w:t>
      </w:r>
      <w:ins w:id="116" w:author="Sarah Beach" w:date="2026-01-12T17:44:00Z">
        <w:r w:rsidR="335E2D17">
          <w:t>l</w:t>
        </w:r>
      </w:ins>
      <w:r>
        <w:t>ling b. Integrated assessment models c. Multidisciplinary mode</w:t>
      </w:r>
      <w:ins w:id="117" w:author="Sarah Beach" w:date="2026-01-12T17:44:00Z">
        <w:r w:rsidR="79AB9799">
          <w:t>l</w:t>
        </w:r>
      </w:ins>
      <w:r>
        <w:t>ling d. Systems integration e. Holistic mode</w:t>
      </w:r>
      <w:ins w:id="118" w:author="Sarah Beach" w:date="2026-01-12T17:44:00Z">
        <w:r w:rsidR="1A953921">
          <w:t>l</w:t>
        </w:r>
      </w:ins>
      <w:r>
        <w:t>ling</w:t>
      </w:r>
    </w:p>
    <w:p w14:paraId="73DE6574" w14:textId="2EAFE951" w:rsidR="00A21722" w:rsidRDefault="001E6592">
      <w:pPr>
        <w:pStyle w:val="BodyText"/>
      </w:pPr>
      <w:r w:rsidRPr="28C1BA34">
        <w:rPr>
          <w:b/>
          <w:bCs/>
        </w:rPr>
        <w:t>See also</w:t>
      </w:r>
      <w:r>
        <w:t xml:space="preserve"> a. Systems science b. Transdisciplinary research c. Complex systems mode</w:t>
      </w:r>
      <w:ins w:id="119" w:author="Sarah Beach" w:date="2026-01-12T17:44:00Z">
        <w:r w:rsidR="17C870DC">
          <w:t>l</w:t>
        </w:r>
      </w:ins>
      <w:r>
        <w:t>ling d. Environmental health mode</w:t>
      </w:r>
      <w:ins w:id="120" w:author="Sarah Beach" w:date="2026-01-12T17:44:00Z">
        <w:r w:rsidR="403E0D1C">
          <w:t>l</w:t>
        </w:r>
      </w:ins>
      <w:r>
        <w:t>ling</w:t>
      </w:r>
    </w:p>
    <w:p w14:paraId="35E70B07" w14:textId="77777777" w:rsidR="00A21722" w:rsidRDefault="001E6592">
      <w:pPr>
        <w:pStyle w:val="BodyText"/>
      </w:pPr>
      <w:r>
        <w:rPr>
          <w:b/>
          <w:bCs/>
        </w:rPr>
        <w:t>Definition</w:t>
      </w:r>
      <w:r>
        <w:t xml:space="preserve"> Interdisciplinary integration models combine insights from multiple disciplines to address complex health issues.</w:t>
      </w:r>
    </w:p>
    <w:p w14:paraId="7B9ED6FE" w14:textId="77777777" w:rsidR="00A21722" w:rsidRDefault="001E6592">
      <w:pPr>
        <w:pStyle w:val="BodyText"/>
      </w:pPr>
      <w:r>
        <w:rPr>
          <w:b/>
          <w:bCs/>
        </w:rPr>
        <w:t>Description</w:t>
      </w:r>
      <w:r>
        <w:t xml:space="preserve"> These models integrate data, methods, and perspectives from various fields such as public health, economics, environmental science, urban planning, and sociology to comprehensively analyze health problems. By considering the interplay between different systems, interdisciplinary models can capture the complexity of factors influencing health outcomes.</w:t>
      </w:r>
    </w:p>
    <w:p w14:paraId="17AACB1B" w14:textId="77777777" w:rsidR="00A21722" w:rsidRDefault="001E6592">
      <w:pPr>
        <w:pStyle w:val="BodyText"/>
      </w:pPr>
      <w:r>
        <w:t>This approach allows for the assessment of interventions that span multiple sectors and can identify co-benefits or unintended consequences across disciplines. Interdisciplinary integration is essential for addressing complex challenges like climate change, urbanization, and social inequalities that impact health.</w:t>
      </w:r>
    </w:p>
    <w:p w14:paraId="0E3E95D1" w14:textId="77777777" w:rsidR="00A21722" w:rsidRDefault="001E6592">
      <w:pPr>
        <w:pStyle w:val="BodyText"/>
      </w:pPr>
      <w:r>
        <w:rPr>
          <w:b/>
          <w:bCs/>
        </w:rPr>
        <w:t>Examples</w:t>
      </w:r>
      <w:r>
        <w:t xml:space="preserve"> a. Combining insights from public health, urban planning, and environmental science to create models that address the impact of air pollution on respiratory diseases. The model evaluates how urban design, transportation policies, and environmental regulations influence air quality and health outcomes.</w:t>
      </w:r>
    </w:p>
    <w:p w14:paraId="12061F96" w14:textId="77777777" w:rsidR="00A21722" w:rsidRDefault="001E6592">
      <w:pPr>
        <w:pStyle w:val="BodyText"/>
      </w:pPr>
      <w:r>
        <w:rPr>
          <w:b/>
          <w:bCs/>
        </w:rPr>
        <w:t>Search strategy considerations</w:t>
      </w:r>
      <w:r>
        <w:t xml:space="preserve"> When searching for interdisciplinary integration models, consider:</w:t>
      </w:r>
    </w:p>
    <w:p w14:paraId="0FF67ADD" w14:textId="77777777" w:rsidR="00A21722" w:rsidRDefault="001E6592" w:rsidP="006138A3">
      <w:pPr>
        <w:pStyle w:val="Compact"/>
        <w:numPr>
          <w:ilvl w:val="0"/>
          <w:numId w:val="50"/>
        </w:numPr>
      </w:pPr>
      <w:r>
        <w:t>Primary search terms:</w:t>
      </w:r>
    </w:p>
    <w:p w14:paraId="7DD41AB1" w14:textId="77777777" w:rsidR="00A21722" w:rsidRDefault="001E6592">
      <w:pPr>
        <w:pStyle w:val="FirstParagraph"/>
      </w:pPr>
      <w:r>
        <w:lastRenderedPageBreak/>
        <w:t>“interdisciplinary model</w:t>
      </w:r>
      <w:r>
        <w:rPr>
          <w:i/>
          <w:iCs/>
        </w:rPr>
        <w:t>” OR ”multidisciplinary model</w:t>
      </w:r>
      <w:r>
        <w:t>” OR “cross-sectoral model</w:t>
      </w:r>
      <w:r>
        <w:rPr>
          <w:i/>
          <w:iCs/>
        </w:rPr>
        <w:t>” OR ”integrated assessment model</w:t>
      </w:r>
      <w:r>
        <w:t>”</w:t>
      </w:r>
    </w:p>
    <w:p w14:paraId="4D10F129" w14:textId="77777777" w:rsidR="00A21722" w:rsidRDefault="001E6592" w:rsidP="006138A3">
      <w:pPr>
        <w:pStyle w:val="Compact"/>
        <w:numPr>
          <w:ilvl w:val="0"/>
          <w:numId w:val="51"/>
        </w:numPr>
      </w:pPr>
      <w:r>
        <w:t>Secondary terms to combine with NCD terms:</w:t>
      </w:r>
    </w:p>
    <w:p w14:paraId="1E008B49" w14:textId="77777777" w:rsidR="00A21722" w:rsidRDefault="001E6592">
      <w:pPr>
        <w:pStyle w:val="FirstParagraph"/>
      </w:pPr>
      <w:r>
        <w:t>“systems approach” OR “complex systems” OR “integrated framework” OR “multi-sector”</w:t>
      </w:r>
    </w:p>
    <w:p w14:paraId="15EC3DBF" w14:textId="77777777" w:rsidR="00A21722" w:rsidRDefault="001E6592">
      <w:pPr>
        <w:pStyle w:val="Heading4"/>
      </w:pPr>
      <w:bookmarkStart w:id="121" w:name="Xa507bbccb55d4bf891bbb83f86c65ae1af7f998"/>
      <w:bookmarkEnd w:id="104"/>
      <w:bookmarkEnd w:id="115"/>
      <w:r>
        <w:t>B. Decision Support and Policy Analysis Models</w:t>
      </w:r>
    </w:p>
    <w:p w14:paraId="23099424" w14:textId="77777777" w:rsidR="00A21722" w:rsidRDefault="001E6592">
      <w:pPr>
        <w:pStyle w:val="Heading5"/>
      </w:pPr>
      <w:bookmarkStart w:id="122" w:name="comparative-scenario-and-policy-analysis"/>
      <w:r>
        <w:t>Comparative scenario and policy analysis</w:t>
      </w:r>
    </w:p>
    <w:p w14:paraId="4184F50E" w14:textId="2E6FC41B" w:rsidR="00A21722" w:rsidRDefault="001E6592">
      <w:pPr>
        <w:pStyle w:val="FirstParagraph"/>
      </w:pPr>
      <w:r w:rsidRPr="28C1BA34">
        <w:rPr>
          <w:b/>
          <w:bCs/>
        </w:rPr>
        <w:t>Synonyms</w:t>
      </w:r>
      <w:r>
        <w:t xml:space="preserve"> a. Comparative mode</w:t>
      </w:r>
      <w:ins w:id="123" w:author="Sarah Beach" w:date="2026-01-12T17:44:00Z">
        <w:r w:rsidR="6C63DAF0">
          <w:t>l</w:t>
        </w:r>
      </w:ins>
      <w:r>
        <w:t>ling b. Alternative futures analysis c. Scenario comparison d. Policy options evaluation e. What-if analysis f. Dynamic policy mode</w:t>
      </w:r>
      <w:ins w:id="124" w:author="Sarah Beach" w:date="2026-01-12T17:44:00Z">
        <w:r w:rsidR="266156C9">
          <w:t>l</w:t>
        </w:r>
      </w:ins>
      <w:r>
        <w:t>ling g. Counterfactual policy assessment h. Predictive policy impact assessment</w:t>
      </w:r>
    </w:p>
    <w:p w14:paraId="24B9FAF8" w14:textId="77777777" w:rsidR="00A21722" w:rsidRDefault="001E6592">
      <w:pPr>
        <w:pStyle w:val="BodyText"/>
      </w:pPr>
      <w:r>
        <w:rPr>
          <w:b/>
          <w:bCs/>
        </w:rPr>
        <w:t>See also</w:t>
      </w:r>
      <w:r>
        <w:t xml:space="preserve"> a. Decision analysis b. Policy impact assessment c. Strategic planning models d. Sensitivity analysis e. Health impact assessment f. Comparative risk assessment g. Economic evaluation of policies h. Agent-based policy simulation</w:t>
      </w:r>
    </w:p>
    <w:p w14:paraId="0DDDD09E" w14:textId="77777777" w:rsidR="00A21722" w:rsidRDefault="001E6592">
      <w:pPr>
        <w:pStyle w:val="BodyText"/>
      </w:pPr>
      <w:r>
        <w:rPr>
          <w:b/>
          <w:bCs/>
        </w:rPr>
        <w:t>Definition</w:t>
      </w:r>
      <w:r>
        <w:t xml:space="preserve"> Comparative scenario and policy analysis evaluate and compare the potential impacts of different policies or interventions on health outcomes. It explores multiple plausible future scenarios to guide evidence-based decision-making.</w:t>
      </w:r>
    </w:p>
    <w:p w14:paraId="1198ECAE" w14:textId="65DBD672" w:rsidR="00A21722" w:rsidRDefault="001E6592">
      <w:pPr>
        <w:pStyle w:val="BodyText"/>
      </w:pPr>
      <w:r w:rsidRPr="28C1BA34">
        <w:rPr>
          <w:b/>
          <w:bCs/>
        </w:rPr>
        <w:t>Description</w:t>
      </w:r>
      <w:r>
        <w:t xml:space="preserve"> These models simulate multiple scenarios reflecting various policy options or intervention strategies to compare their potential effects on population health. By model</w:t>
      </w:r>
      <w:ins w:id="125" w:author="Sarah Beach" w:date="2026-01-12T17:44:00Z">
        <w:r w:rsidR="5B1CFB33">
          <w:t>l</w:t>
        </w:r>
      </w:ins>
      <w:r>
        <w:t>ing different approaches, the analysis helps policymakers understand each option’s trade-offs, benefits, and drawbacks.</w:t>
      </w:r>
    </w:p>
    <w:p w14:paraId="32BC9A4A" w14:textId="77777777" w:rsidR="00A21722" w:rsidRDefault="001E6592">
      <w:pPr>
        <w:pStyle w:val="BodyText"/>
      </w:pPr>
      <w:r>
        <w:t>The models consider effectiveness, costs, feasibility, and equity implications. Comparative scenario analysis supports evidence-based decision-making by highlighting which policies may yield favorable outcomes under different conditions.</w:t>
      </w:r>
    </w:p>
    <w:p w14:paraId="0877E2E0" w14:textId="77777777" w:rsidR="00A21722" w:rsidRDefault="001E6592">
      <w:pPr>
        <w:pStyle w:val="BodyText"/>
      </w:pPr>
      <w:r>
        <w:rPr>
          <w:b/>
          <w:bCs/>
        </w:rPr>
        <w:t>Examples</w:t>
      </w:r>
      <w:r>
        <w:t xml:space="preserve"> a. Comparing the impact of various food labeling policies on consumer behavior and obesity rates across different demographic groups. The model assesses scenarios such as mandatory calorie labeling, front-of-pack traffic light labels, and health warning labels to determine which policy most effectively promotes healthier food choices.</w:t>
      </w:r>
    </w:p>
    <w:p w14:paraId="7A47649E" w14:textId="77777777" w:rsidR="00A21722" w:rsidRDefault="001E6592" w:rsidP="006138A3">
      <w:pPr>
        <w:pStyle w:val="Compact"/>
        <w:numPr>
          <w:ilvl w:val="0"/>
          <w:numId w:val="52"/>
        </w:numPr>
      </w:pPr>
      <w:r>
        <w:t>Air pollution reduction strategies and cardiovascular mortality: Using global exposure models, a scenario analysis examining the impact of stricter emission regulations on reducing cardiovascular disease mortality.</w:t>
      </w:r>
    </w:p>
    <w:p w14:paraId="1FEBF8E9" w14:textId="77777777" w:rsidR="00A21722" w:rsidRDefault="001E6592">
      <w:pPr>
        <w:pStyle w:val="FirstParagraph"/>
      </w:pPr>
      <w:r>
        <w:rPr>
          <w:b/>
          <w:bCs/>
        </w:rPr>
        <w:lastRenderedPageBreak/>
        <w:t>Search strategy considerations</w:t>
      </w:r>
      <w:r>
        <w:t xml:space="preserve"> When searching for comparative scenario and policy analysis studies, consider:</w:t>
      </w:r>
    </w:p>
    <w:p w14:paraId="3AB8D1B2" w14:textId="77777777" w:rsidR="00A21722" w:rsidRDefault="001E6592" w:rsidP="006138A3">
      <w:pPr>
        <w:pStyle w:val="Compact"/>
        <w:numPr>
          <w:ilvl w:val="0"/>
          <w:numId w:val="53"/>
        </w:numPr>
      </w:pPr>
      <w:r>
        <w:t>Primary search terms:</w:t>
      </w:r>
    </w:p>
    <w:p w14:paraId="5F516557" w14:textId="77777777" w:rsidR="00A21722" w:rsidRDefault="001E6592">
      <w:pPr>
        <w:pStyle w:val="FirstParagraph"/>
      </w:pPr>
      <w:r>
        <w:t>“comparative scenario” OR “policy analysis” OR “what-if analysis” OR “scenario comparison”</w:t>
      </w:r>
    </w:p>
    <w:p w14:paraId="50A9A5FA" w14:textId="77777777" w:rsidR="00A21722" w:rsidRDefault="001E6592" w:rsidP="006138A3">
      <w:pPr>
        <w:pStyle w:val="Compact"/>
        <w:numPr>
          <w:ilvl w:val="0"/>
          <w:numId w:val="54"/>
        </w:numPr>
      </w:pPr>
      <w:r>
        <w:t>Secondary terms to combine with NCD terms:</w:t>
      </w:r>
    </w:p>
    <w:p w14:paraId="17514CD4" w14:textId="77777777" w:rsidR="00A21722" w:rsidRDefault="001E6592">
      <w:pPr>
        <w:pStyle w:val="FirstParagraph"/>
      </w:pPr>
      <w:r>
        <w:t>“policy option</w:t>
      </w:r>
      <w:r>
        <w:rPr>
          <w:i/>
          <w:iCs/>
        </w:rPr>
        <w:t>” OR ”policy alternative</w:t>
      </w:r>
      <w:r>
        <w:t>” OR “intervention comparison” OR “counterfactual scenario”</w:t>
      </w:r>
    </w:p>
    <w:p w14:paraId="24FD0ECC" w14:textId="77777777" w:rsidR="00A21722" w:rsidRDefault="001E6592">
      <w:pPr>
        <w:pStyle w:val="Heading5"/>
      </w:pPr>
      <w:bookmarkStart w:id="126" w:name="screening-program-evaluation"/>
      <w:bookmarkEnd w:id="122"/>
      <w:r>
        <w:t>Screening program evaluation</w:t>
      </w:r>
    </w:p>
    <w:p w14:paraId="1B2D8147" w14:textId="63ECDF99" w:rsidR="00A21722" w:rsidRDefault="001E6592">
      <w:pPr>
        <w:pStyle w:val="FirstParagraph"/>
      </w:pPr>
      <w:r w:rsidRPr="28C1BA34">
        <w:rPr>
          <w:b/>
          <w:bCs/>
        </w:rPr>
        <w:t>Synonyms</w:t>
      </w:r>
      <w:r>
        <w:t xml:space="preserve"> a. Screening intervention mode</w:t>
      </w:r>
      <w:ins w:id="127" w:author="Sarah Beach" w:date="2026-01-12T17:44:00Z">
        <w:r w:rsidR="0B66C593">
          <w:t>l</w:t>
        </w:r>
      </w:ins>
      <w:r>
        <w:t>ling b. Early detection assessment c. Preventive screening models d. Diagnostic program evaluation e. Screening cost-effectiveness analysis</w:t>
      </w:r>
    </w:p>
    <w:p w14:paraId="3BC53A1D" w14:textId="15A9ECCE" w:rsidR="00A21722" w:rsidRDefault="001E6592">
      <w:pPr>
        <w:pStyle w:val="BodyText"/>
      </w:pPr>
      <w:r w:rsidRPr="28C1BA34">
        <w:rPr>
          <w:b/>
          <w:bCs/>
        </w:rPr>
        <w:t>See also</w:t>
      </w:r>
      <w:r>
        <w:t xml:space="preserve"> a. Strategy or program evaluation mode</w:t>
      </w:r>
      <w:ins w:id="128" w:author="Sarah Beach" w:date="2026-01-12T17:45:00Z">
        <w:r w:rsidR="6C0DC694">
          <w:t>l</w:t>
        </w:r>
      </w:ins>
      <w:r>
        <w:t>ling b. Cancer screening models c. Diagnostic test evaluation d. Health technology assessment e. Disease detection model</w:t>
      </w:r>
      <w:ins w:id="129" w:author="Sarah Beach" w:date="2026-01-12T17:45:00Z">
        <w:r w:rsidR="36657ABE">
          <w:t>l</w:t>
        </w:r>
      </w:ins>
      <w:r>
        <w:t>ing</w:t>
      </w:r>
    </w:p>
    <w:p w14:paraId="185342A7" w14:textId="77777777" w:rsidR="00A21722" w:rsidRDefault="001E6592">
      <w:pPr>
        <w:pStyle w:val="BodyText"/>
      </w:pPr>
      <w:r>
        <w:rPr>
          <w:b/>
          <w:bCs/>
        </w:rPr>
        <w:t>Definition</w:t>
      </w:r>
      <w:r>
        <w:t xml:space="preserve"> Screening program evaluation models simulate the effectiveness and efficiency of health screening strategies in a population.</w:t>
      </w:r>
    </w:p>
    <w:p w14:paraId="4D30CB85" w14:textId="168C66F3" w:rsidR="00A21722" w:rsidRDefault="001E6592">
      <w:pPr>
        <w:pStyle w:val="BodyText"/>
      </w:pPr>
      <w:r w:rsidRPr="28C1BA34">
        <w:rPr>
          <w:b/>
          <w:bCs/>
        </w:rPr>
        <w:t>Description</w:t>
      </w:r>
      <w:r>
        <w:t xml:space="preserve"> Screening program evaluation involves mode</w:t>
      </w:r>
      <w:ins w:id="130" w:author="Sarah Beach" w:date="2026-01-12T17:45:00Z">
        <w:r w:rsidR="357C083A">
          <w:t>l</w:t>
        </w:r>
      </w:ins>
      <w:r>
        <w:t>ling the implementation of screening strategies to detect diseases or conditions at an early, more treatable stage. These models assess various aspects of screening programs, including optimal screening intervals, target populations, test performance, participation rates, and potential harms such as overdiagnosis and false positives.</w:t>
      </w:r>
    </w:p>
    <w:p w14:paraId="63FC98C3" w14:textId="77777777" w:rsidR="00A21722" w:rsidRDefault="001E6592">
      <w:pPr>
        <w:pStyle w:val="BodyText"/>
      </w:pPr>
      <w:r>
        <w:t>These models help determine the most effective and cost-efficient screening strategies by simulating different scenarios. They consider outcomes like disease incidence, mortality reduction, quality of life, costs, and resource utilization. Such evaluations are crucial for informing public health guidelines and policies regarding population-wide screening programs.</w:t>
      </w:r>
    </w:p>
    <w:p w14:paraId="6C7D5CCF" w14:textId="77777777" w:rsidR="00A21722" w:rsidRDefault="001E6592">
      <w:pPr>
        <w:pStyle w:val="BodyText"/>
      </w:pPr>
      <w:r>
        <w:rPr>
          <w:b/>
          <w:bCs/>
        </w:rPr>
        <w:t>Examples</w:t>
      </w:r>
      <w:r>
        <w:t xml:space="preserve"> a. Evaluating the effectiveness and cost-efficiency of different breast cancer screening strategies using mammography. The model simulates various screening intervals (annual, biennial, or triennial) and target age groups (e.g., 40–74, 50–74, or 55–</w:t>
      </w:r>
      <w:r>
        <w:lastRenderedPageBreak/>
        <w:t>74 years) to determine the optimal approach for reducing breast cancer mortality while considering costs and potential harms.</w:t>
      </w:r>
    </w:p>
    <w:p w14:paraId="205E6797" w14:textId="77777777" w:rsidR="00A21722" w:rsidRDefault="001E6592">
      <w:pPr>
        <w:pStyle w:val="BodyText"/>
      </w:pPr>
      <w:r>
        <w:rPr>
          <w:b/>
          <w:bCs/>
        </w:rPr>
        <w:t>Search strategy considerations</w:t>
      </w:r>
      <w:r>
        <w:t xml:space="preserve"> When searching for screening program evaluation studies, consider:</w:t>
      </w:r>
    </w:p>
    <w:p w14:paraId="60B8BF08" w14:textId="77777777" w:rsidR="00A21722" w:rsidRDefault="001E6592" w:rsidP="006138A3">
      <w:pPr>
        <w:pStyle w:val="Compact"/>
        <w:numPr>
          <w:ilvl w:val="0"/>
          <w:numId w:val="55"/>
        </w:numPr>
      </w:pPr>
      <w:r>
        <w:t>Primary search terms:</w:t>
      </w:r>
    </w:p>
    <w:p w14:paraId="2A857212" w14:textId="77777777" w:rsidR="00A21722" w:rsidRDefault="001E6592">
      <w:pPr>
        <w:pStyle w:val="FirstParagraph"/>
      </w:pPr>
      <w:r>
        <w:t>“screening program</w:t>
      </w:r>
      <w:r>
        <w:rPr>
          <w:i/>
          <w:iCs/>
        </w:rPr>
        <w:t>” OR ”screening intervention</w:t>
      </w:r>
      <w:r>
        <w:t>” OR “early detection” OR “screening polic”</w:t>
      </w:r>
    </w:p>
    <w:p w14:paraId="5C75E00C" w14:textId="77777777" w:rsidR="00A21722" w:rsidRDefault="001E6592" w:rsidP="006138A3">
      <w:pPr>
        <w:pStyle w:val="Compact"/>
        <w:numPr>
          <w:ilvl w:val="0"/>
          <w:numId w:val="56"/>
        </w:numPr>
      </w:pPr>
      <w:r>
        <w:t>Secondary terms to combine with NCD terms:</w:t>
      </w:r>
    </w:p>
    <w:p w14:paraId="31211F73" w14:textId="77777777" w:rsidR="00A21722" w:rsidRDefault="001E6592">
      <w:pPr>
        <w:pStyle w:val="FirstParagraph"/>
      </w:pPr>
      <w:r>
        <w:t>“screening strateg</w:t>
      </w:r>
      <w:r>
        <w:rPr>
          <w:i/>
          <w:iCs/>
        </w:rPr>
        <w:t>” OR ”screening interval</w:t>
      </w:r>
      <w:r>
        <w:t>” OR “screening age</w:t>
      </w:r>
      <w:r>
        <w:rPr>
          <w:i/>
          <w:iCs/>
        </w:rPr>
        <w:t>” OR ”screening target</w:t>
      </w:r>
      <w:r>
        <w:t>”</w:t>
      </w:r>
    </w:p>
    <w:p w14:paraId="5EC0589D" w14:textId="77777777" w:rsidR="00A21722" w:rsidRDefault="001E6592">
      <w:pPr>
        <w:pStyle w:val="Heading5"/>
      </w:pPr>
      <w:bookmarkStart w:id="131" w:name="X16bb8fad8890acd9d91b82f7969d6b930bfc691"/>
      <w:bookmarkEnd w:id="126"/>
      <w:r>
        <w:t>Health promotion versus medical treatment</w:t>
      </w:r>
    </w:p>
    <w:p w14:paraId="14147713" w14:textId="428402EF" w:rsidR="00A21722" w:rsidRDefault="001E6592">
      <w:pPr>
        <w:pStyle w:val="FirstParagraph"/>
      </w:pPr>
      <w:r w:rsidRPr="28C1BA34">
        <w:rPr>
          <w:b/>
          <w:bCs/>
        </w:rPr>
        <w:t>Synonyms</w:t>
      </w:r>
      <w:r>
        <w:t xml:space="preserve"> a. Prevention versus treatment mode</w:t>
      </w:r>
      <w:ins w:id="132" w:author="Sarah Beach" w:date="2026-01-12T17:45:00Z">
        <w:r w:rsidR="579FC269">
          <w:t>l</w:t>
        </w:r>
      </w:ins>
      <w:r>
        <w:t>ling b. Health promotion impact assessment c. Comparative intervention mode</w:t>
      </w:r>
      <w:ins w:id="133" w:author="Sarah Beach" w:date="2026-01-12T17:45:00Z">
        <w:r w:rsidR="239383D7">
          <w:t>l</w:t>
        </w:r>
      </w:ins>
      <w:r>
        <w:t>ling d. Preventive care evaluation e. Lifestyle intervention mode</w:t>
      </w:r>
      <w:ins w:id="134" w:author="Sarah Beach" w:date="2026-01-12T17:45:00Z">
        <w:r w:rsidR="74C00225">
          <w:t>l</w:t>
        </w:r>
      </w:ins>
      <w:r>
        <w:t>ling</w:t>
      </w:r>
    </w:p>
    <w:p w14:paraId="7028C6ED" w14:textId="44CB4E5A" w:rsidR="00A21722" w:rsidRDefault="001E6592">
      <w:pPr>
        <w:pStyle w:val="BodyText"/>
      </w:pPr>
      <w:r w:rsidRPr="28C1BA34">
        <w:rPr>
          <w:b/>
          <w:bCs/>
        </w:rPr>
        <w:t>See also</w:t>
      </w:r>
      <w:r>
        <w:t xml:space="preserve"> a. Cost-effectiveness of prevention b. Public health intervention models c. Chronic disease management d. Behavioral intervention mode</w:t>
      </w:r>
      <w:ins w:id="135" w:author="Sarah Beach" w:date="2026-01-12T17:45:00Z">
        <w:r w:rsidR="630708C5">
          <w:t>l</w:t>
        </w:r>
      </w:ins>
      <w:r>
        <w:t>ling</w:t>
      </w:r>
    </w:p>
    <w:p w14:paraId="676466AF" w14:textId="77777777" w:rsidR="00A21722" w:rsidRDefault="001E6592">
      <w:pPr>
        <w:pStyle w:val="BodyText"/>
      </w:pPr>
      <w:r>
        <w:rPr>
          <w:b/>
          <w:bCs/>
        </w:rPr>
        <w:t>Definition</w:t>
      </w:r>
      <w:r>
        <w:t xml:space="preserve"> Health promotion versus medical treatment models compare the impacts of preventive health strategies with medical treatments on population health outcomes.</w:t>
      </w:r>
    </w:p>
    <w:p w14:paraId="11C439B1" w14:textId="77777777" w:rsidR="00A21722" w:rsidRDefault="001E6592">
      <w:pPr>
        <w:pStyle w:val="BodyText"/>
      </w:pPr>
      <w:r>
        <w:rPr>
          <w:b/>
          <w:bCs/>
        </w:rPr>
        <w:t>Description</w:t>
      </w:r>
      <w:r>
        <w:t xml:space="preserve"> These models assess the relative effectiveness, cost-effectiveness, and long-term outcomes of health promotion activities (such as lifestyle interventions or public health campaigns) compared to medical treatments (like medications or surgical procedures). By simulating both approaches, the models help determine the most beneficial strategies for preventing or managing non-communicable diseases.</w:t>
      </w:r>
    </w:p>
    <w:p w14:paraId="2FE60748" w14:textId="77777777" w:rsidR="00A21722" w:rsidRDefault="001E6592">
      <w:pPr>
        <w:pStyle w:val="BodyText"/>
      </w:pPr>
      <w:r>
        <w:t>The models incorporate intervention efficacy, adherence rates, side effects, costs, and impact on quality of life. They can highlight the potential of preventive measures to reduce disease incidence and healthcare costs compared to treating diseases after they develop.</w:t>
      </w:r>
    </w:p>
    <w:p w14:paraId="26B20FAD" w14:textId="77777777" w:rsidR="00A21722" w:rsidRDefault="001E6592">
      <w:pPr>
        <w:pStyle w:val="BodyText"/>
      </w:pPr>
      <w:r>
        <w:rPr>
          <w:b/>
          <w:bCs/>
        </w:rPr>
        <w:t>Examples</w:t>
      </w:r>
      <w:r>
        <w:t xml:space="preserve"> a. Comparing the long-term outcomes and cost-effectiveness of community-based mental health programs versus medication-based approaches for preventing depression. The model evaluates how preventive interventions like counseling and </w:t>
      </w:r>
      <w:r>
        <w:lastRenderedPageBreak/>
        <w:t>stress management impact the incidence of depression compared to pharmacological treatments.</w:t>
      </w:r>
    </w:p>
    <w:p w14:paraId="1810345F" w14:textId="77777777" w:rsidR="00A21722" w:rsidRDefault="001E6592">
      <w:pPr>
        <w:pStyle w:val="BodyText"/>
      </w:pPr>
      <w:r>
        <w:rPr>
          <w:b/>
          <w:bCs/>
        </w:rPr>
        <w:t>Search strategy considerations</w:t>
      </w:r>
      <w:r>
        <w:t xml:space="preserve"> When searching for health promotion versus medical treatment comparison studies, consider:</w:t>
      </w:r>
    </w:p>
    <w:p w14:paraId="40B5CFCB" w14:textId="77777777" w:rsidR="00A21722" w:rsidRDefault="001E6592" w:rsidP="006138A3">
      <w:pPr>
        <w:pStyle w:val="Compact"/>
        <w:numPr>
          <w:ilvl w:val="0"/>
          <w:numId w:val="57"/>
        </w:numPr>
      </w:pPr>
      <w:r>
        <w:t>Primary search terms:</w:t>
      </w:r>
    </w:p>
    <w:p w14:paraId="19F169D4" w14:textId="77777777" w:rsidR="00A21722" w:rsidRDefault="001E6592">
      <w:pPr>
        <w:pStyle w:val="FirstParagraph"/>
      </w:pPr>
      <w:r>
        <w:t>“prevention versus treatment” OR “preventive versus therapeutic” OR “health promotion versus medical”</w:t>
      </w:r>
    </w:p>
    <w:p w14:paraId="5D759DA4" w14:textId="77777777" w:rsidR="00A21722" w:rsidRDefault="001E6592" w:rsidP="006138A3">
      <w:pPr>
        <w:pStyle w:val="Compact"/>
        <w:numPr>
          <w:ilvl w:val="0"/>
          <w:numId w:val="58"/>
        </w:numPr>
      </w:pPr>
      <w:r>
        <w:t>Secondary terms to combine with NCD terms:</w:t>
      </w:r>
    </w:p>
    <w:p w14:paraId="042D7C31" w14:textId="77777777" w:rsidR="00A21722" w:rsidRDefault="001E6592">
      <w:pPr>
        <w:pStyle w:val="FirstParagraph"/>
      </w:pPr>
      <w:r>
        <w:t>“lifestyle versus medication” OR “behavioral versus pharmaceutical” OR “primary versus secondary prevention”</w:t>
      </w:r>
    </w:p>
    <w:p w14:paraId="60020E95" w14:textId="77777777" w:rsidR="00A21722" w:rsidRDefault="001E6592">
      <w:pPr>
        <w:pStyle w:val="Heading5"/>
      </w:pPr>
      <w:bookmarkStart w:id="136" w:name="equity-evaluation-models"/>
      <w:bookmarkEnd w:id="131"/>
      <w:r>
        <w:t>Equity evaluation models</w:t>
      </w:r>
    </w:p>
    <w:p w14:paraId="49F65F77" w14:textId="7CA8B281" w:rsidR="00A21722" w:rsidRDefault="001E6592">
      <w:pPr>
        <w:pStyle w:val="FirstParagraph"/>
      </w:pPr>
      <w:r w:rsidRPr="28C1BA34">
        <w:rPr>
          <w:b/>
          <w:bCs/>
        </w:rPr>
        <w:t>Synonyms</w:t>
      </w:r>
      <w:r>
        <w:t xml:space="preserve"> a. Health disparities mode</w:t>
      </w:r>
      <w:ins w:id="137" w:author="Sarah Beach" w:date="2026-01-12T17:45:00Z">
        <w:r w:rsidR="279737C5">
          <w:t>l</w:t>
        </w:r>
      </w:ins>
      <w:r>
        <w:t>ling b. Equity impact analysis c. Distributional effect mode</w:t>
      </w:r>
      <w:ins w:id="138" w:author="Sarah Beach" w:date="2026-01-12T17:45:00Z">
        <w:r w:rsidR="1E06C4A6">
          <w:t>l</w:t>
        </w:r>
      </w:ins>
      <w:r>
        <w:t>ling d. Social justice assessment e. Inequality analysis</w:t>
      </w:r>
    </w:p>
    <w:p w14:paraId="0BB9434E" w14:textId="562967F4" w:rsidR="00A21722" w:rsidRDefault="001E6592">
      <w:pPr>
        <w:pStyle w:val="BodyText"/>
      </w:pPr>
      <w:r w:rsidRPr="28C1BA34">
        <w:rPr>
          <w:b/>
          <w:bCs/>
        </w:rPr>
        <w:t>See also</w:t>
      </w:r>
      <w:r>
        <w:t xml:space="preserve"> a. Social determinants of health b. Health inequality metrics c. Disaggregated data analysis d. Pro-poor model</w:t>
      </w:r>
      <w:ins w:id="139" w:author="Sarah Beach" w:date="2026-01-12T17:45:00Z">
        <w:r w:rsidR="2D3969B3">
          <w:t>l</w:t>
        </w:r>
      </w:ins>
      <w:r>
        <w:t>ing</w:t>
      </w:r>
    </w:p>
    <w:p w14:paraId="5D57D077" w14:textId="77777777" w:rsidR="00A21722" w:rsidRDefault="001E6592">
      <w:pPr>
        <w:pStyle w:val="BodyText"/>
      </w:pPr>
      <w:r>
        <w:rPr>
          <w:b/>
          <w:bCs/>
        </w:rPr>
        <w:t>Definition</w:t>
      </w:r>
      <w:r>
        <w:t xml:space="preserve"> Equity evaluation models assess whether health interventions or policies affect different population groups equitably.</w:t>
      </w:r>
    </w:p>
    <w:p w14:paraId="0CE549DD" w14:textId="375620F8" w:rsidR="00A21722" w:rsidRDefault="001E6592">
      <w:pPr>
        <w:pStyle w:val="BodyText"/>
      </w:pPr>
      <w:r w:rsidRPr="28C1BA34">
        <w:rPr>
          <w:b/>
          <w:bCs/>
        </w:rPr>
        <w:t>Description</w:t>
      </w:r>
      <w:r>
        <w:t xml:space="preserve"> Equity evaluation involves mode</w:t>
      </w:r>
      <w:ins w:id="140" w:author="Sarah Beach" w:date="2026-01-12T17:45:00Z">
        <w:r w:rsidR="521810F3">
          <w:t>l</w:t>
        </w:r>
      </w:ins>
      <w:r>
        <w:t>ling the differential impacts of health interventions or policies on various subgroups within a population, such as by socioeconomic status, ethnicity, gender, or geographic location. These models help determine if an intervention reduces, maintains, or exacerbates health inequalities.</w:t>
      </w:r>
    </w:p>
    <w:p w14:paraId="534F5496" w14:textId="77777777" w:rsidR="00A21722" w:rsidRDefault="001E6592">
      <w:pPr>
        <w:pStyle w:val="BodyText"/>
      </w:pPr>
      <w:r>
        <w:t>By incorporating data on social determinants of health and disaggregating outcomes by subgroup, equity evaluation models identify disparities in health benefits and access to interventions. This analysis guides the development of strategies to ensure that health improvements are distributed fairly across society.</w:t>
      </w:r>
    </w:p>
    <w:p w14:paraId="256CEC44" w14:textId="77777777" w:rsidR="00A21722" w:rsidRDefault="001E6592">
      <w:pPr>
        <w:pStyle w:val="BodyText"/>
      </w:pPr>
      <w:r>
        <w:rPr>
          <w:b/>
          <w:bCs/>
        </w:rPr>
        <w:t>Examples</w:t>
      </w:r>
      <w:r>
        <w:t xml:space="preserve"> a. Evaluating whether workplace wellness programs are equally effective across various occupational sectors and income levels, or if they inadvertently increase health inequities. The model assesses participation rates, health outcomes, and barriers to access among different worker groups.</w:t>
      </w:r>
    </w:p>
    <w:p w14:paraId="5EB0A426" w14:textId="77777777" w:rsidR="00A21722" w:rsidRDefault="001E6592">
      <w:pPr>
        <w:pStyle w:val="BodyText"/>
      </w:pPr>
      <w:r>
        <w:rPr>
          <w:b/>
          <w:bCs/>
        </w:rPr>
        <w:lastRenderedPageBreak/>
        <w:t>Search strategy considerations</w:t>
      </w:r>
      <w:r>
        <w:t xml:space="preserve"> When searching for equity evaluation models, consider:</w:t>
      </w:r>
    </w:p>
    <w:p w14:paraId="39962F87" w14:textId="77777777" w:rsidR="00A21722" w:rsidRDefault="001E6592" w:rsidP="006138A3">
      <w:pPr>
        <w:pStyle w:val="Compact"/>
        <w:numPr>
          <w:ilvl w:val="0"/>
          <w:numId w:val="59"/>
        </w:numPr>
      </w:pPr>
      <w:r>
        <w:t>Primary search terms:</w:t>
      </w:r>
    </w:p>
    <w:p w14:paraId="51AA3332" w14:textId="77777777" w:rsidR="00A21722" w:rsidRDefault="001E6592">
      <w:pPr>
        <w:pStyle w:val="FirstParagraph"/>
      </w:pPr>
      <w:r>
        <w:t>“equity impact” OR “health disparit</w:t>
      </w:r>
      <w:r>
        <w:rPr>
          <w:i/>
          <w:iCs/>
        </w:rPr>
        <w:t>” OR ”health inequalit</w:t>
      </w:r>
      <w:r>
        <w:t>” OR “distributional effect”</w:t>
      </w:r>
    </w:p>
    <w:p w14:paraId="097AE740" w14:textId="77777777" w:rsidR="00A21722" w:rsidRDefault="001E6592" w:rsidP="006138A3">
      <w:pPr>
        <w:pStyle w:val="Compact"/>
        <w:numPr>
          <w:ilvl w:val="0"/>
          <w:numId w:val="60"/>
        </w:numPr>
      </w:pPr>
      <w:r>
        <w:t>Secondary terms to combine with NCD terms:</w:t>
      </w:r>
    </w:p>
    <w:p w14:paraId="4B062CCF" w14:textId="77777777" w:rsidR="00A21722" w:rsidRDefault="001E6592">
      <w:pPr>
        <w:pStyle w:val="FirstParagraph"/>
      </w:pPr>
      <w:r>
        <w:t>“socioeconomic gradient” OR “differential impact” OR “vulnerable population” OR “equity analysis”</w:t>
      </w:r>
    </w:p>
    <w:p w14:paraId="46F1E1A2" w14:textId="77777777" w:rsidR="00A21722" w:rsidRDefault="001E6592">
      <w:pPr>
        <w:pStyle w:val="Heading5"/>
      </w:pPr>
      <w:bookmarkStart w:id="141" w:name="Xd177b0abe8f141ef24a3258d68089df83a04773"/>
      <w:bookmarkEnd w:id="136"/>
      <w:r>
        <w:t>Scalability and implementation assessment</w:t>
      </w:r>
    </w:p>
    <w:p w14:paraId="4869D4EC" w14:textId="39FFFF75" w:rsidR="00A21722" w:rsidRDefault="001E6592">
      <w:pPr>
        <w:pStyle w:val="FirstParagraph"/>
      </w:pPr>
      <w:r w:rsidRPr="28C1BA34">
        <w:rPr>
          <w:b/>
          <w:bCs/>
        </w:rPr>
        <w:t>Synonyms</w:t>
      </w:r>
      <w:r>
        <w:t xml:space="preserve"> a. Scaling-up analysis b. Intervention expansion mode</w:t>
      </w:r>
      <w:ins w:id="142" w:author="Sarah Beach" w:date="2026-01-12T17:45:00Z">
        <w:r w:rsidR="309B4FCF">
          <w:t>l</w:t>
        </w:r>
      </w:ins>
      <w:r>
        <w:t>ling c. Program scale mode</w:t>
      </w:r>
      <w:ins w:id="143" w:author="Sarah Beach" w:date="2026-01-12T17:45:00Z">
        <w:r w:rsidR="4ABE0597">
          <w:t>l</w:t>
        </w:r>
      </w:ins>
      <w:r>
        <w:t>ling d. Generalizability assessment e. Capacity mode</w:t>
      </w:r>
      <w:ins w:id="144" w:author="Sarah Beach" w:date="2026-01-12T17:45:00Z">
        <w:r w:rsidR="217F8B0E">
          <w:t>l</w:t>
        </w:r>
      </w:ins>
      <w:r>
        <w:t>ling</w:t>
      </w:r>
    </w:p>
    <w:p w14:paraId="1F1A501B" w14:textId="156A0BE1" w:rsidR="00A21722" w:rsidRDefault="001E6592">
      <w:pPr>
        <w:pStyle w:val="BodyText"/>
      </w:pPr>
      <w:r w:rsidRPr="28C1BA34">
        <w:rPr>
          <w:b/>
          <w:bCs/>
        </w:rPr>
        <w:t>See also</w:t>
      </w:r>
      <w:r>
        <w:t xml:space="preserve"> a. Implementation science b. Health systems mode</w:t>
      </w:r>
      <w:ins w:id="145" w:author="Sarah Beach" w:date="2026-01-12T17:45:00Z">
        <w:r w:rsidR="42354A01">
          <w:t>l</w:t>
        </w:r>
      </w:ins>
      <w:r>
        <w:t>ling c. Feasibility studies d. Resource allocation models</w:t>
      </w:r>
    </w:p>
    <w:p w14:paraId="4F7FE4A3" w14:textId="77777777" w:rsidR="00A21722" w:rsidRDefault="001E6592">
      <w:pPr>
        <w:pStyle w:val="BodyText"/>
      </w:pPr>
      <w:r>
        <w:rPr>
          <w:b/>
          <w:bCs/>
        </w:rPr>
        <w:t>Definition</w:t>
      </w:r>
      <w:r>
        <w:t xml:space="preserve"> Scalability models assess the potential to expand health interventions from small-scale pilots to broader populations or settings.</w:t>
      </w:r>
    </w:p>
    <w:p w14:paraId="78733055" w14:textId="7A7FFD9C" w:rsidR="00A21722" w:rsidRDefault="001E6592">
      <w:pPr>
        <w:pStyle w:val="BodyText"/>
      </w:pPr>
      <w:r w:rsidRPr="28C1BA34">
        <w:rPr>
          <w:b/>
          <w:bCs/>
        </w:rPr>
        <w:t>Description</w:t>
      </w:r>
      <w:r>
        <w:t xml:space="preserve"> Scalability mode</w:t>
      </w:r>
      <w:ins w:id="146" w:author="Sarah Beach" w:date="2026-01-12T17:45:00Z">
        <w:r w:rsidR="00D370F8">
          <w:t>l</w:t>
        </w:r>
      </w:ins>
      <w:r>
        <w:t>ling examines whether and how an effective intervention can be scaled up to reach a larger population while maintaining its effectiveness and efficiency. These models consider factors such as resource requirements, infrastructure, workforce capacity, and contextual differences that may influence the success of scaling up.</w:t>
      </w:r>
    </w:p>
    <w:p w14:paraId="76121507" w14:textId="77777777" w:rsidR="00A21722" w:rsidRDefault="001E6592">
      <w:pPr>
        <w:pStyle w:val="BodyText"/>
      </w:pPr>
      <w:r>
        <w:t>By simulating the expansion process, scalability models help identify potential challenges, necessary adaptations, and the impact on health outcomes at a larger scale. This analysis informs planning for widespread implementation of successful interventions.</w:t>
      </w:r>
    </w:p>
    <w:p w14:paraId="2EBD99D1" w14:textId="77777777" w:rsidR="00A21722" w:rsidRDefault="001E6592">
      <w:pPr>
        <w:pStyle w:val="BodyText"/>
      </w:pPr>
      <w:r>
        <w:rPr>
          <w:b/>
          <w:bCs/>
        </w:rPr>
        <w:t>Examples</w:t>
      </w:r>
      <w:r>
        <w:t xml:space="preserve"> a. Scaling a model of healthy eating interventions from a small community program or pilot study to a nationwide public health campaign. The model evaluates the resources needed, potential barriers, and expected impact on dietary behaviors and obesity rates nationwide.</w:t>
      </w:r>
    </w:p>
    <w:p w14:paraId="3AC2AC89" w14:textId="77777777" w:rsidR="00A21722" w:rsidRDefault="001E6592">
      <w:pPr>
        <w:pStyle w:val="BodyText"/>
      </w:pPr>
      <w:r>
        <w:rPr>
          <w:b/>
          <w:bCs/>
        </w:rPr>
        <w:t>Search strategy considerations</w:t>
      </w:r>
      <w:r>
        <w:t xml:space="preserve"> When searching for scalability assessment studies, consider:</w:t>
      </w:r>
    </w:p>
    <w:p w14:paraId="5961D3CB" w14:textId="77777777" w:rsidR="00A21722" w:rsidRDefault="001E6592" w:rsidP="006138A3">
      <w:pPr>
        <w:pStyle w:val="Compact"/>
        <w:numPr>
          <w:ilvl w:val="0"/>
          <w:numId w:val="61"/>
        </w:numPr>
      </w:pPr>
      <w:r>
        <w:lastRenderedPageBreak/>
        <w:t>Primary search terms:</w:t>
      </w:r>
    </w:p>
    <w:p w14:paraId="1906EC4A" w14:textId="77777777" w:rsidR="00A21722" w:rsidRDefault="001E6592">
      <w:pPr>
        <w:pStyle w:val="FirstParagraph"/>
      </w:pPr>
      <w:r>
        <w:t>“scalability” OR “scaling up” OR “scale up” OR “intervention expansion”</w:t>
      </w:r>
    </w:p>
    <w:p w14:paraId="39A388AF" w14:textId="77777777" w:rsidR="00A21722" w:rsidRDefault="001E6592" w:rsidP="006138A3">
      <w:pPr>
        <w:pStyle w:val="Compact"/>
        <w:numPr>
          <w:ilvl w:val="0"/>
          <w:numId w:val="62"/>
        </w:numPr>
      </w:pPr>
      <w:r>
        <w:t>Secondary terms to combine with NCD terms:</w:t>
      </w:r>
    </w:p>
    <w:p w14:paraId="51BF6515" w14:textId="77777777" w:rsidR="00A21722" w:rsidRDefault="001E6592">
      <w:pPr>
        <w:pStyle w:val="FirstParagraph"/>
      </w:pPr>
      <w:r>
        <w:t>“program implementation” OR “intervention scale” OR “capacity constraint</w:t>
      </w:r>
      <w:r>
        <w:rPr>
          <w:i/>
          <w:iCs/>
        </w:rPr>
        <w:t>” OR ”resource requirement</w:t>
      </w:r>
      <w:r>
        <w:t>”</w:t>
      </w:r>
    </w:p>
    <w:p w14:paraId="3695C9B8" w14:textId="77777777" w:rsidR="00A21722" w:rsidRDefault="001E6592">
      <w:pPr>
        <w:pStyle w:val="Heading4"/>
      </w:pPr>
      <w:bookmarkStart w:id="147" w:name="c.-temporal-and-forecasting-models"/>
      <w:bookmarkEnd w:id="121"/>
      <w:bookmarkEnd w:id="141"/>
      <w:r>
        <w:t>C. Temporal and Forecasting Models</w:t>
      </w:r>
    </w:p>
    <w:p w14:paraId="2B6871AF" w14:textId="77777777" w:rsidR="00A21722" w:rsidRDefault="001E6592">
      <w:pPr>
        <w:pStyle w:val="Heading5"/>
      </w:pPr>
      <w:bookmarkStart w:id="148" w:name="temporal-trajectory-models"/>
      <w:r>
        <w:t>Temporal trajectory models</w:t>
      </w:r>
    </w:p>
    <w:p w14:paraId="60DE183F" w14:textId="077ADDCD" w:rsidR="00A21722" w:rsidRDefault="001E6592">
      <w:pPr>
        <w:pStyle w:val="FirstParagraph"/>
      </w:pPr>
      <w:r w:rsidRPr="28C1BA34">
        <w:rPr>
          <w:b/>
          <w:bCs/>
        </w:rPr>
        <w:t>Synonyms</w:t>
      </w:r>
      <w:r>
        <w:t xml:space="preserve"> a. Lifespan mode</w:t>
      </w:r>
      <w:ins w:id="149" w:author="Sarah Beach" w:date="2026-01-12T17:46:00Z">
        <w:r w:rsidR="508474D7">
          <w:t>l</w:t>
        </w:r>
      </w:ins>
      <w:r>
        <w:t>ling b. Longitudinal health mode</w:t>
      </w:r>
      <w:ins w:id="150" w:author="Sarah Beach" w:date="2026-01-12T17:46:00Z">
        <w:r w:rsidR="1D15BABE">
          <w:t>l</w:t>
        </w:r>
      </w:ins>
      <w:r>
        <w:t>ling c. Cohort simulation d. Age-period-cohort analysis e. Developmental origins model</w:t>
      </w:r>
      <w:ins w:id="151" w:author="Sarah Beach" w:date="2026-01-12T17:46:00Z">
        <w:r w:rsidR="3BD14275">
          <w:t>l</w:t>
        </w:r>
      </w:ins>
      <w:r>
        <w:t>ing f. Disease forecasting g. Health outcome prediction h. Trend projection models i. Epidemiological forecasting</w:t>
      </w:r>
    </w:p>
    <w:p w14:paraId="43550247" w14:textId="2BC7D6B0" w:rsidR="00A21722" w:rsidRDefault="001E6592">
      <w:pPr>
        <w:pStyle w:val="BodyText"/>
      </w:pPr>
      <w:r w:rsidRPr="28C1BA34">
        <w:rPr>
          <w:b/>
          <w:bCs/>
        </w:rPr>
        <w:t>See also</w:t>
      </w:r>
      <w:r>
        <w:t xml:space="preserve"> a. Chronic disease mode</w:t>
      </w:r>
      <w:ins w:id="152" w:author="Sarah Beach" w:date="2026-01-12T17:46:00Z">
        <w:r w:rsidR="1050CBFF">
          <w:t>l</w:t>
        </w:r>
      </w:ins>
      <w:r>
        <w:t>ling b. Risk accumulation models c. Early life influence studies d. Trajectory analysis e. Time-series analysis f. Simulation of future disease burden g. Population projection models h. Health trend analysis</w:t>
      </w:r>
    </w:p>
    <w:p w14:paraId="2F452C05" w14:textId="77777777" w:rsidR="00A21722" w:rsidRDefault="001E6592">
      <w:pPr>
        <w:pStyle w:val="BodyText"/>
      </w:pPr>
      <w:r>
        <w:rPr>
          <w:b/>
          <w:bCs/>
        </w:rPr>
        <w:t>Definition</w:t>
      </w:r>
      <w:r>
        <w:t xml:space="preserve"> Temporal trajectory models examine health patterns over time, either across individual lifespans (life course approach) or as population-level forecasts of future trends based on current data and assumptions.</w:t>
      </w:r>
    </w:p>
    <w:p w14:paraId="0BB68793" w14:textId="77777777" w:rsidR="00A21722" w:rsidRDefault="001E6592">
      <w:pPr>
        <w:pStyle w:val="BodyText"/>
      </w:pPr>
      <w:r>
        <w:rPr>
          <w:b/>
          <w:bCs/>
        </w:rPr>
        <w:t>Description</w:t>
      </w:r>
      <w:r>
        <w:t xml:space="preserve"> These models simulate how exposures and risk factors at different stages of life influence the development of diseases and health outcomes over time, or project future occurrences of diseases, health behaviors, or health outcomes in a population. They account for the timing and duration of exposures, critical periods, and the accumulation of risks or protective factors throughout life or across population cohorts over time.</w:t>
      </w:r>
    </w:p>
    <w:p w14:paraId="747BB803" w14:textId="77777777" w:rsidR="00A21722" w:rsidRDefault="001E6592">
      <w:pPr>
        <w:pStyle w:val="BodyText"/>
      </w:pPr>
      <w:r>
        <w:t>By incorporating data on early life conditions, behaviors, and biological changes or current and historical trends, these models help understand the origins and progression of chronic diseases and anticipate future public health challenges. They inform interventions aimed at different life stages, highlight the importance of early prevention efforts, and guide long-term planning.</w:t>
      </w:r>
    </w:p>
    <w:p w14:paraId="494F5256" w14:textId="4DC65407" w:rsidR="00A21722" w:rsidRDefault="001E6592">
      <w:pPr>
        <w:pStyle w:val="BodyText"/>
      </w:pPr>
      <w:r w:rsidRPr="28C1BA34">
        <w:rPr>
          <w:b/>
          <w:bCs/>
        </w:rPr>
        <w:t>Examples</w:t>
      </w:r>
      <w:r>
        <w:t xml:space="preserve"> a. Mode</w:t>
      </w:r>
      <w:ins w:id="153" w:author="Sarah Beach" w:date="2026-01-12T17:46:00Z">
        <w:r w:rsidR="1ACBA20F">
          <w:t>l</w:t>
        </w:r>
      </w:ins>
      <w:r>
        <w:t xml:space="preserve">ling the life course development of chronic diseases from the accumulation of proximal risk factors, such as poor diet and physical inactivity, and the subsequent development of related conditions like hypertension and diabetes. The </w:t>
      </w:r>
      <w:r>
        <w:lastRenderedPageBreak/>
        <w:t>model assesses how interventions at various life stages can alter disease trajectories and improve long-term health outcomes.</w:t>
      </w:r>
    </w:p>
    <w:p w14:paraId="031681D7" w14:textId="77777777" w:rsidR="00A21722" w:rsidRDefault="001E6592" w:rsidP="006138A3">
      <w:pPr>
        <w:pStyle w:val="Compact"/>
        <w:numPr>
          <w:ilvl w:val="0"/>
          <w:numId w:val="63"/>
        </w:numPr>
      </w:pPr>
      <w:r>
        <w:t>Predicting the long-term impact of tobacco control policies on lung cancer rates, while evaluating potential unintended consequences on different socioeconomic groups. The model forecasts how changes in smoking prevalence due to policy interventions may affect lung cancer incidence and mortality over several decades.</w:t>
      </w:r>
    </w:p>
    <w:p w14:paraId="117FCB5B" w14:textId="77777777" w:rsidR="00A21722" w:rsidRDefault="001E6592">
      <w:pPr>
        <w:pStyle w:val="FirstParagraph"/>
      </w:pPr>
      <w:r>
        <w:rPr>
          <w:b/>
          <w:bCs/>
        </w:rPr>
        <w:t>Search strategy considerations</w:t>
      </w:r>
      <w:r>
        <w:t xml:space="preserve"> When searching for temporal trajectory models, consider:</w:t>
      </w:r>
    </w:p>
    <w:p w14:paraId="6EA92904" w14:textId="77777777" w:rsidR="00A21722" w:rsidRDefault="001E6592" w:rsidP="006138A3">
      <w:pPr>
        <w:pStyle w:val="Compact"/>
        <w:numPr>
          <w:ilvl w:val="0"/>
          <w:numId w:val="64"/>
        </w:numPr>
      </w:pPr>
      <w:r>
        <w:t>Primary search terms:</w:t>
      </w:r>
    </w:p>
    <w:p w14:paraId="6A976FD1" w14:textId="77777777" w:rsidR="00A21722" w:rsidRDefault="001E6592">
      <w:pPr>
        <w:pStyle w:val="FirstParagraph"/>
      </w:pPr>
      <w:r>
        <w:t>“life course” OR “lifespan” OR “longitudinal model</w:t>
      </w:r>
      <w:r>
        <w:rPr>
          <w:i/>
          <w:iCs/>
        </w:rPr>
        <w:t>” OR ”forecast</w:t>
      </w:r>
      <w:r>
        <w:t xml:space="preserve"> model</w:t>
      </w:r>
      <w:r>
        <w:rPr>
          <w:i/>
          <w:iCs/>
        </w:rPr>
        <w:t>” OR ”projection model</w:t>
      </w:r>
      <w:r>
        <w:t>” OR “future trend”</w:t>
      </w:r>
    </w:p>
    <w:p w14:paraId="4EA99E62" w14:textId="77777777" w:rsidR="00A21722" w:rsidRDefault="001E6592" w:rsidP="006138A3">
      <w:pPr>
        <w:pStyle w:val="Compact"/>
        <w:numPr>
          <w:ilvl w:val="0"/>
          <w:numId w:val="65"/>
        </w:numPr>
      </w:pPr>
      <w:r>
        <w:t>Secondary terms to combine with NCD terms:</w:t>
      </w:r>
    </w:p>
    <w:p w14:paraId="5C2E004C" w14:textId="77777777" w:rsidR="00A21722" w:rsidRDefault="001E6592">
      <w:pPr>
        <w:pStyle w:val="FirstParagraph"/>
      </w:pPr>
      <w:r>
        <w:t>“disease trajectory” OR “risk accumulation” OR “future burden” OR “temporal pattern” OR “trend analysis”</w:t>
      </w:r>
    </w:p>
    <w:p w14:paraId="6BCE569F" w14:textId="3A924E73" w:rsidR="00A21722" w:rsidRDefault="001E6592">
      <w:pPr>
        <w:pStyle w:val="Heading5"/>
      </w:pPr>
      <w:bookmarkStart w:id="154" w:name="risk-exposure-modeling"/>
      <w:bookmarkEnd w:id="148"/>
      <w:r>
        <w:t>Risk exposure model</w:t>
      </w:r>
      <w:ins w:id="155" w:author="Sarah Beach" w:date="2026-01-12T17:46:00Z">
        <w:r w:rsidR="5CA907CD">
          <w:t>l</w:t>
        </w:r>
      </w:ins>
      <w:r>
        <w:t>ing</w:t>
      </w:r>
    </w:p>
    <w:p w14:paraId="65DE0AFE" w14:textId="53AED8F2" w:rsidR="00A21722" w:rsidRDefault="001E6592">
      <w:pPr>
        <w:pStyle w:val="FirstParagraph"/>
      </w:pPr>
      <w:r w:rsidRPr="28C1BA34">
        <w:rPr>
          <w:b/>
          <w:bCs/>
        </w:rPr>
        <w:t>Synonyms</w:t>
      </w:r>
      <w:r>
        <w:t xml:space="preserve"> a. Exposure simulation models b. Behavioral risk factor model</w:t>
      </w:r>
      <w:ins w:id="156" w:author="Sarah Beach" w:date="2026-01-12T17:46:00Z">
        <w:r w:rsidR="41514FBA">
          <w:t>l</w:t>
        </w:r>
      </w:ins>
      <w:r>
        <w:t>ing c. Health behavior simulation d. Risk factor progression models</w:t>
      </w:r>
    </w:p>
    <w:p w14:paraId="1258AE6F" w14:textId="09EF6325" w:rsidR="00A21722" w:rsidRDefault="001E6592">
      <w:pPr>
        <w:pStyle w:val="BodyText"/>
      </w:pPr>
      <w:r w:rsidRPr="28C1BA34">
        <w:rPr>
          <w:b/>
          <w:bCs/>
        </w:rPr>
        <w:t>See also</w:t>
      </w:r>
      <w:r>
        <w:t xml:space="preserve"> a. Disease progression mode</w:t>
      </w:r>
      <w:ins w:id="157" w:author="Sarah Beach" w:date="2026-01-12T17:46:00Z">
        <w:r w:rsidR="06AFAA6F">
          <w:t>l</w:t>
        </w:r>
      </w:ins>
      <w:r>
        <w:t>ling b. The burden of disease studies</w:t>
      </w:r>
    </w:p>
    <w:p w14:paraId="6F288AF9" w14:textId="26D8469E" w:rsidR="00A21722" w:rsidRDefault="001E6592">
      <w:pPr>
        <w:pStyle w:val="BodyText"/>
      </w:pPr>
      <w:r w:rsidRPr="28C1BA34">
        <w:rPr>
          <w:b/>
          <w:bCs/>
        </w:rPr>
        <w:t>Definition</w:t>
      </w:r>
      <w:r>
        <w:t xml:space="preserve"> Risk exposure mode</w:t>
      </w:r>
      <w:ins w:id="158" w:author="Sarah Beach" w:date="2026-01-12T17:46:00Z">
        <w:r w:rsidR="3C61E4E4">
          <w:t>l</w:t>
        </w:r>
      </w:ins>
      <w:r>
        <w:t>ling simulates patterns and trends of health risk exposures such as smoking and other health behaviors.</w:t>
      </w:r>
    </w:p>
    <w:p w14:paraId="01686A92" w14:textId="77777777" w:rsidR="00A21722" w:rsidRDefault="001E6592">
      <w:pPr>
        <w:pStyle w:val="BodyText"/>
      </w:pPr>
      <w:r>
        <w:rPr>
          <w:b/>
          <w:bCs/>
        </w:rPr>
        <w:t>Description</w:t>
      </w:r>
      <w:r>
        <w:t xml:space="preserve"> Risk exposure models use computational techniques to replicate the initiation, continuation, and cessation of risk behaviors among individuals in a population. They incorporate factors influencing these behaviors, including demographic characteristics, psychosocial factors, policy changes, and environmental influences. By simulating these elements, the models can project the future prevalence of risk exposures and evaluate the potential impact of interventions or policies to modify these behaviors.</w:t>
      </w:r>
    </w:p>
    <w:p w14:paraId="1DCD1D1C" w14:textId="77777777" w:rsidR="00A21722" w:rsidRDefault="001E6592">
      <w:pPr>
        <w:pStyle w:val="BodyText"/>
      </w:pPr>
      <w:r>
        <w:t xml:space="preserve">These models often generate synthetic populations where each individual’s risk behavior trajectory is simulated over time. Outputs from risk exposure models can </w:t>
      </w:r>
      <w:r>
        <w:lastRenderedPageBreak/>
        <w:t>serve as inputs for disease progression models to estimate the impact on health outcomes, such as the incidence of smoking-related diseases.</w:t>
      </w:r>
    </w:p>
    <w:p w14:paraId="60E28C3E" w14:textId="77777777" w:rsidR="00A21722" w:rsidRDefault="001E6592">
      <w:pPr>
        <w:pStyle w:val="BodyText"/>
      </w:pPr>
      <w:r>
        <w:rPr>
          <w:b/>
          <w:bCs/>
        </w:rPr>
        <w:t>Examples</w:t>
      </w:r>
      <w:r>
        <w:t xml:space="preserve"> a. The Smoking History Generator Model simulates a population’s smoking initiation, cessation, and intensity patterns over time. This model generates detailed smoking histories for synthetic individuals, considering factors such as age, birth cohort, and gender. The output from this model can be used as input for other NCD models that estimate the impact of smoking on various health outcomes, such as lung cancer or cardiovascular disease.</w:t>
      </w:r>
    </w:p>
    <w:p w14:paraId="6E2B2064" w14:textId="2CB0EFEF" w:rsidR="00A21722" w:rsidRDefault="001E6592">
      <w:pPr>
        <w:pStyle w:val="BodyText"/>
      </w:pPr>
      <w:r w:rsidRPr="28C1BA34">
        <w:rPr>
          <w:b/>
          <w:bCs/>
        </w:rPr>
        <w:t>Search strategy considerations</w:t>
      </w:r>
      <w:r>
        <w:t xml:space="preserve"> When searching for risk exposure mode</w:t>
      </w:r>
      <w:ins w:id="159" w:author="Sarah Beach" w:date="2026-01-12T17:48:00Z">
        <w:r w:rsidR="6F988E65">
          <w:t>l</w:t>
        </w:r>
      </w:ins>
      <w:r>
        <w:t>ling studies, consider:</w:t>
      </w:r>
    </w:p>
    <w:p w14:paraId="07869A36" w14:textId="77777777" w:rsidR="00A21722" w:rsidRDefault="001E6592" w:rsidP="006138A3">
      <w:pPr>
        <w:pStyle w:val="Compact"/>
        <w:numPr>
          <w:ilvl w:val="0"/>
          <w:numId w:val="66"/>
        </w:numPr>
      </w:pPr>
      <w:r>
        <w:t>Primary search terms:</w:t>
      </w:r>
    </w:p>
    <w:p w14:paraId="51D6C316" w14:textId="77777777" w:rsidR="00A21722" w:rsidRDefault="001E6592">
      <w:pPr>
        <w:pStyle w:val="FirstParagraph"/>
      </w:pPr>
      <w:r>
        <w:t>“risk exposure model</w:t>
      </w:r>
      <w:r>
        <w:rPr>
          <w:i/>
          <w:iCs/>
        </w:rPr>
        <w:t>” OR ”behavioral risk model</w:t>
      </w:r>
      <w:r>
        <w:t>” OR “exposure simulation” OR “risk factor model*”</w:t>
      </w:r>
    </w:p>
    <w:p w14:paraId="3707090C" w14:textId="77777777" w:rsidR="00A21722" w:rsidRDefault="001E6592" w:rsidP="006138A3">
      <w:pPr>
        <w:pStyle w:val="Compact"/>
        <w:numPr>
          <w:ilvl w:val="0"/>
          <w:numId w:val="67"/>
        </w:numPr>
      </w:pPr>
      <w:r>
        <w:t>Secondary terms to combine with NCD terms:</w:t>
      </w:r>
    </w:p>
    <w:p w14:paraId="23F2D3F9" w14:textId="77777777" w:rsidR="00A21722" w:rsidRDefault="001E6592">
      <w:pPr>
        <w:pStyle w:val="FirstParagraph"/>
      </w:pPr>
      <w:r>
        <w:t>“smoking initiation” OR “risk behavior pattern</w:t>
      </w:r>
      <w:r>
        <w:rPr>
          <w:i/>
          <w:iCs/>
        </w:rPr>
        <w:t>” OR ”exposure trajectory” OR ”risk factor dynamic</w:t>
      </w:r>
      <w:r>
        <w:t>”</w:t>
      </w:r>
    </w:p>
    <w:p w14:paraId="35BABD4B" w14:textId="77777777" w:rsidR="00A21722" w:rsidRDefault="001E6592">
      <w:pPr>
        <w:pStyle w:val="Heading3"/>
      </w:pPr>
      <w:bookmarkStart w:id="160" w:name="X7092e3dcc289213cc96f856125206ce4037068f"/>
      <w:bookmarkEnd w:id="103"/>
      <w:bookmarkEnd w:id="147"/>
      <w:bookmarkEnd w:id="154"/>
      <w:r>
        <w:t>II. Methodological Approaches (Cross-cutting)</w:t>
      </w:r>
    </w:p>
    <w:p w14:paraId="57FCA4CF" w14:textId="7A4C0C77" w:rsidR="00A21722" w:rsidRDefault="001E6592">
      <w:pPr>
        <w:pStyle w:val="Heading4"/>
      </w:pPr>
      <w:bookmarkStart w:id="161" w:name="comparative-modeling"/>
      <w:r>
        <w:t>Comparative Mode</w:t>
      </w:r>
      <w:ins w:id="162" w:author="Sarah Beach" w:date="2026-01-12T17:48:00Z">
        <w:r w:rsidR="1D48F689">
          <w:t>l</w:t>
        </w:r>
      </w:ins>
      <w:r>
        <w:t>ling:</w:t>
      </w:r>
    </w:p>
    <w:p w14:paraId="124B8CBE" w14:textId="56C64DA9" w:rsidR="00A21722" w:rsidRDefault="001E6592">
      <w:pPr>
        <w:pStyle w:val="FirstParagraph"/>
      </w:pPr>
      <w:r>
        <w:t xml:space="preserve">A </w:t>
      </w:r>
      <w:r w:rsidRPr="28C1BA34">
        <w:rPr>
          <w:i/>
          <w:iCs/>
        </w:rPr>
        <w:t>comparative mode</w:t>
      </w:r>
      <w:ins w:id="163" w:author="Sarah Beach" w:date="2026-01-12T17:48:00Z">
        <w:r w:rsidR="236C7FDB" w:rsidRPr="28C1BA34">
          <w:rPr>
            <w:i/>
            <w:iCs/>
          </w:rPr>
          <w:t>l</w:t>
        </w:r>
      </w:ins>
      <w:r w:rsidRPr="28C1BA34">
        <w:rPr>
          <w:i/>
          <w:iCs/>
        </w:rPr>
        <w:t>ling analysis study</w:t>
      </w:r>
      <w:r>
        <w:t xml:space="preserve"> systematically compares the outputs of two or more independently developed simulation models when applied to the same research question or policy scenario. This approach is often used in health policy and decision science to assess the robustness of findings across different modelling assumptions and structures.</w:t>
      </w:r>
    </w:p>
    <w:p w14:paraId="77630BF1" w14:textId="77777777" w:rsidR="00A21722" w:rsidRDefault="001E6592">
      <w:pPr>
        <w:pStyle w:val="BodyText"/>
      </w:pPr>
      <w:r>
        <w:rPr>
          <w:b/>
          <w:bCs/>
        </w:rPr>
        <w:t>Summary and key features:</w:t>
      </w:r>
    </w:p>
    <w:p w14:paraId="2DCE2239" w14:textId="77777777" w:rsidR="00A21722" w:rsidRDefault="001E6592">
      <w:pPr>
        <w:pStyle w:val="BodyText"/>
      </w:pPr>
      <w:r>
        <w:t>• Multiple independent models: At least two models with different structures and assumptions.</w:t>
      </w:r>
    </w:p>
    <w:p w14:paraId="5803C058" w14:textId="77777777" w:rsidR="00A21722" w:rsidRDefault="001E6592">
      <w:pPr>
        <w:pStyle w:val="BodyText"/>
      </w:pPr>
      <w:r>
        <w:t>• Common data inputs: Standardized scenarios, input parameters, and population characteristics across models.</w:t>
      </w:r>
    </w:p>
    <w:p w14:paraId="22F6CF6E" w14:textId="77777777" w:rsidR="00A21722" w:rsidRDefault="001E6592">
      <w:pPr>
        <w:pStyle w:val="BodyText"/>
      </w:pPr>
      <w:r>
        <w:t>• Cross-model comparison: Direct comparison of outputs to assess consistency, variability, and uncertainty.</w:t>
      </w:r>
    </w:p>
    <w:p w14:paraId="7180722B" w14:textId="77777777" w:rsidR="00A21722" w:rsidRDefault="001E6592">
      <w:pPr>
        <w:pStyle w:val="BodyText"/>
      </w:pPr>
      <w:r>
        <w:lastRenderedPageBreak/>
        <w:t>• Policy relevance: Often supports decision-making by providing insight into model dependence of conclusions.</w:t>
      </w:r>
    </w:p>
    <w:p w14:paraId="67A8D933" w14:textId="77777777" w:rsidR="00A21722" w:rsidRDefault="001E6592">
      <w:pPr>
        <w:pStyle w:val="BodyText"/>
      </w:pPr>
      <w:r>
        <w:t>Synonyms and related terms a. Model comparison studies b. Head-to-head model evaluations c. Model challenges (e.g., Mount Hood Challenge) d. Model intercomparison e. Cross-model validation f. Model tournaments</w:t>
      </w:r>
    </w:p>
    <w:p w14:paraId="53A163DA" w14:textId="77777777" w:rsidR="00A21722" w:rsidRDefault="001E6592">
      <w:pPr>
        <w:pStyle w:val="BodyText"/>
      </w:pPr>
      <w:r>
        <w:t>Sub-types</w:t>
      </w:r>
    </w:p>
    <w:p w14:paraId="7180725E" w14:textId="77777777" w:rsidR="00A21722" w:rsidRDefault="001E6592" w:rsidP="006138A3">
      <w:pPr>
        <w:pStyle w:val="Compact"/>
        <w:numPr>
          <w:ilvl w:val="0"/>
          <w:numId w:val="68"/>
        </w:numPr>
      </w:pPr>
      <w:r>
        <w:t>Model challenges - Formalized comparison of models by multiple teams addressing the same scenario (e.g., Mount Hood Challenge for diabetes models)</w:t>
      </w:r>
    </w:p>
    <w:p w14:paraId="67B0679F" w14:textId="77777777" w:rsidR="00A21722" w:rsidRDefault="001E6592" w:rsidP="006138A3">
      <w:pPr>
        <w:pStyle w:val="Compact"/>
        <w:numPr>
          <w:ilvl w:val="0"/>
          <w:numId w:val="68"/>
        </w:numPr>
      </w:pPr>
      <w:r>
        <w:t>Model intercomparison projects - Structured protocols for comparing model outputs</w:t>
      </w:r>
    </w:p>
    <w:p w14:paraId="7584391E" w14:textId="77777777" w:rsidR="00A21722" w:rsidRDefault="001E6592" w:rsidP="006138A3">
      <w:pPr>
        <w:pStyle w:val="Compact"/>
        <w:numPr>
          <w:ilvl w:val="0"/>
          <w:numId w:val="68"/>
        </w:numPr>
      </w:pPr>
      <w:r>
        <w:t>Cross-validation exercises - Systematic evaluation of multiple models against common datasets</w:t>
      </w:r>
    </w:p>
    <w:p w14:paraId="6C90257D" w14:textId="77777777" w:rsidR="00A21722" w:rsidRDefault="001E6592">
      <w:pPr>
        <w:pStyle w:val="FirstParagraph"/>
      </w:pPr>
      <w:r>
        <w:t>Examples</w:t>
      </w:r>
    </w:p>
    <w:p w14:paraId="70FB1455" w14:textId="2F5F4276" w:rsidR="00A21722" w:rsidRDefault="001E6592" w:rsidP="006138A3">
      <w:pPr>
        <w:numPr>
          <w:ilvl w:val="0"/>
          <w:numId w:val="69"/>
        </w:numPr>
      </w:pPr>
      <w:r>
        <w:t>Mount Hood Diabetes Challenge: Series of challenges where diabetes mode</w:t>
      </w:r>
      <w:ins w:id="164" w:author="Sarah Beach" w:date="2026-01-12T17:48:00Z">
        <w:r w:rsidR="72BADE63">
          <w:t>l</w:t>
        </w:r>
      </w:ins>
      <w:r>
        <w:t>ling groups apply their models to standardized scenarios to compare outcomes, identify sources of variation, and develop good practice guidelines.</w:t>
      </w:r>
    </w:p>
    <w:p w14:paraId="6B47FEAE" w14:textId="77777777" w:rsidR="00A21722" w:rsidRDefault="001E6592" w:rsidP="006138A3">
      <w:pPr>
        <w:numPr>
          <w:ilvl w:val="0"/>
          <w:numId w:val="69"/>
        </w:numPr>
      </w:pPr>
      <w:r>
        <w:t>Cancer Intervention and Surveillance Modeling Network (CISNET) comparative model studies examining the effects of cancer control interventions by carefully analyzing differences in model structures and assumptions.</w:t>
      </w:r>
    </w:p>
    <w:p w14:paraId="44025884" w14:textId="1DB51AAE" w:rsidR="00A21722" w:rsidRDefault="001E6592">
      <w:pPr>
        <w:pStyle w:val="Heading4"/>
      </w:pPr>
      <w:bookmarkStart w:id="165" w:name="ensemble-modeling"/>
      <w:bookmarkEnd w:id="161"/>
      <w:r>
        <w:t>Ensemble Mode</w:t>
      </w:r>
      <w:ins w:id="166" w:author="Sarah Beach" w:date="2026-01-12T17:49:00Z">
        <w:r w:rsidR="4A6FCC06">
          <w:t>l</w:t>
        </w:r>
      </w:ins>
      <w:r>
        <w:t>ling:</w:t>
      </w:r>
    </w:p>
    <w:p w14:paraId="290A8ACF" w14:textId="77777777" w:rsidR="00A21722" w:rsidRDefault="001E6592">
      <w:pPr>
        <w:pStyle w:val="FirstParagraph"/>
      </w:pPr>
      <w:r>
        <w:rPr>
          <w:i/>
          <w:iCs/>
        </w:rPr>
        <w:t>Ensemble modelling</w:t>
      </w:r>
      <w:r>
        <w:t xml:space="preserve"> is a methodological approach that combines predictions or outputs from multiple models to generate a composite estimate or decision. The models may differ in structure, assumptions, parameters, or statistical formulations, and the ensemble aims to improve predictive performance, reduce uncertainty, and increase robustness by leveraging the diversity of model perspectives.</w:t>
      </w:r>
    </w:p>
    <w:p w14:paraId="147BEC49" w14:textId="77777777" w:rsidR="00A21722" w:rsidRDefault="001E6592">
      <w:pPr>
        <w:pStyle w:val="BodyText"/>
      </w:pPr>
      <w:r>
        <w:rPr>
          <w:b/>
          <w:bCs/>
        </w:rPr>
        <w:t>Summary and key features:</w:t>
      </w:r>
    </w:p>
    <w:p w14:paraId="71247220" w14:textId="77777777" w:rsidR="00A21722" w:rsidRDefault="001E6592">
      <w:pPr>
        <w:pStyle w:val="BodyText"/>
      </w:pPr>
      <w:r>
        <w:t>• Model diversity: Ensembles may include mechanistic models, statistical models, or machine learning algorithms, often with differing internal structures or assumptions.</w:t>
      </w:r>
    </w:p>
    <w:p w14:paraId="1E3B2C04" w14:textId="77777777" w:rsidR="00A21722" w:rsidRDefault="001E6592">
      <w:pPr>
        <w:pStyle w:val="BodyText"/>
      </w:pPr>
      <w:r>
        <w:lastRenderedPageBreak/>
        <w:t>• Aggregation strategies: Outputs are combined using simple methods (e.g., arithmetic mean, median, weighted average) or more complex approaches (e.g., Bayesian model averaging, stacked generalization).</w:t>
      </w:r>
    </w:p>
    <w:p w14:paraId="5F1448A1" w14:textId="77777777" w:rsidR="00A21722" w:rsidRDefault="001E6592">
      <w:pPr>
        <w:pStyle w:val="BodyText"/>
      </w:pPr>
      <w:r>
        <w:t xml:space="preserve">• Focus on performance: Unlike comparative modelling (which emphasizes </w:t>
      </w:r>
      <w:r>
        <w:rPr>
          <w:i/>
          <w:iCs/>
        </w:rPr>
        <w:t>understanding differences</w:t>
      </w:r>
      <w:r>
        <w:t xml:space="preserve">), ensemble modelling focuses on </w:t>
      </w:r>
      <w:r>
        <w:rPr>
          <w:i/>
          <w:iCs/>
        </w:rPr>
        <w:t>synthesizing strengths</w:t>
      </w:r>
      <w:r>
        <w:t xml:space="preserve"> to improve predictive accuracy, generalizability, and stability.</w:t>
      </w:r>
    </w:p>
    <w:p w14:paraId="283324A7" w14:textId="77777777" w:rsidR="00A21722" w:rsidRDefault="001E6592">
      <w:pPr>
        <w:pStyle w:val="BodyText"/>
      </w:pPr>
      <w:r>
        <w:t>• Robustness to structural uncertainty: By drawing from multiple models, ensemble methods can better accommodate model misspecification, parameter uncertainty, and data variability.</w:t>
      </w:r>
    </w:p>
    <w:p w14:paraId="4D11DE2E" w14:textId="77777777" w:rsidR="00A21722" w:rsidRDefault="001E6592">
      <w:pPr>
        <w:pStyle w:val="BodyText"/>
      </w:pPr>
      <w:r>
        <w:t>• Limitations: While ensembles can improve accuracy, they may obscure causal mechanisms, and poorly chosen ensembles (e.g., uncalibrated or overly similar models) can introduce bias or overconfidence.</w:t>
      </w:r>
    </w:p>
    <w:p w14:paraId="41855770" w14:textId="4B064B5B" w:rsidR="00A21722" w:rsidRDefault="001E6592">
      <w:pPr>
        <w:pStyle w:val="BodyText"/>
      </w:pPr>
      <w:r>
        <w:t>Synonyms and related terms a. Model averaging b. Multi-model ensemble c. Ensemble forecasting d. Consensus mode</w:t>
      </w:r>
      <w:ins w:id="167" w:author="Sarah Beach" w:date="2026-01-12T17:49:00Z">
        <w:r w:rsidR="36913398">
          <w:t>l</w:t>
        </w:r>
      </w:ins>
      <w:r>
        <w:t>ling e. Model synthesis f. Probabilistic ensemble prediction</w:t>
      </w:r>
    </w:p>
    <w:p w14:paraId="33783D87" w14:textId="77777777" w:rsidR="00A21722" w:rsidRDefault="001E6592">
      <w:pPr>
        <w:pStyle w:val="BodyText"/>
      </w:pPr>
      <w:r>
        <w:t>Sub-types a. Equal-weighted ensembles - Simple averaging of model outputs b. Performance-weighted ensembles - Weighting models based on historical accuracy c. Bayesian model averaging - Formal statistical framework for combining model outputs d. Probabilistic ensembles - Focusing on distributional predictions rather than point estimates</w:t>
      </w:r>
    </w:p>
    <w:p w14:paraId="26DD35B7" w14:textId="77777777" w:rsidR="00A21722" w:rsidRDefault="001E6592">
      <w:pPr>
        <w:pStyle w:val="BodyText"/>
      </w:pPr>
      <w:r>
        <w:t>Examples</w:t>
      </w:r>
    </w:p>
    <w:p w14:paraId="0F6286E0" w14:textId="77777777" w:rsidR="00A21722" w:rsidRDefault="001E6592" w:rsidP="006138A3">
      <w:pPr>
        <w:numPr>
          <w:ilvl w:val="0"/>
          <w:numId w:val="70"/>
        </w:numPr>
      </w:pPr>
      <w:r>
        <w:t>COVID-19 forecast hubs that combine multiple epidemiological models to generate consensus predictions of cases and deaths.[Haaf et al. (2019)]</w:t>
      </w:r>
    </w:p>
    <w:p w14:paraId="51DCE73C" w14:textId="4DC1D02A" w:rsidR="00A21722" w:rsidRDefault="001E6592" w:rsidP="006138A3">
      <w:pPr>
        <w:numPr>
          <w:ilvl w:val="0"/>
          <w:numId w:val="70"/>
        </w:numPr>
      </w:pPr>
      <w:r>
        <w:t>Climate mode</w:t>
      </w:r>
      <w:ins w:id="168" w:author="Sarah Beach" w:date="2026-01-12T17:49:00Z">
        <w:r w:rsidR="7975C393">
          <w:t>l</w:t>
        </w:r>
      </w:ins>
      <w:r>
        <w:t>ling ensembles that integrate multiple global climate models to project ranges of temperature changes and climatic effects.</w:t>
      </w:r>
    </w:p>
    <w:p w14:paraId="229FDAEA" w14:textId="77777777" w:rsidR="00A21722" w:rsidRDefault="001E6592" w:rsidP="006138A3">
      <w:pPr>
        <w:numPr>
          <w:ilvl w:val="0"/>
          <w:numId w:val="70"/>
        </w:numPr>
      </w:pPr>
      <w:r>
        <w:t>Reich et al. (2019) developed ensemble methods to improve influenza forecasting by combining predictions from multiple statistical and mechanistic models.</w:t>
      </w:r>
    </w:p>
    <w:p w14:paraId="699E0EFC" w14:textId="1E4F3F9C" w:rsidR="00A21722" w:rsidRDefault="001E6592">
      <w:pPr>
        <w:pStyle w:val="FirstParagraph"/>
      </w:pPr>
      <w:r>
        <w:t>Search strategy considerations When searching for comparative or ensemble mode</w:t>
      </w:r>
      <w:ins w:id="169" w:author="Sarah Beach" w:date="2026-01-12T17:49:00Z">
        <w:r w:rsidR="2192F0CC">
          <w:t>l</w:t>
        </w:r>
      </w:ins>
      <w:r>
        <w:t>ling studies, consider:</w:t>
      </w:r>
    </w:p>
    <w:p w14:paraId="6FB1BA6D" w14:textId="7B94C3E2" w:rsidR="00A21722" w:rsidRDefault="001E6592">
      <w:pPr>
        <w:pStyle w:val="BodyText"/>
      </w:pPr>
      <w:r>
        <w:lastRenderedPageBreak/>
        <w:t>Primary terms for comparative model</w:t>
      </w:r>
      <w:ins w:id="170" w:author="Sarah Beach" w:date="2026-01-12T17:49:00Z">
        <w:r w:rsidR="57C222FA">
          <w:t>l</w:t>
        </w:r>
      </w:ins>
      <w:r>
        <w:t>ing:</w:t>
      </w:r>
    </w:p>
    <w:p w14:paraId="1049E27C" w14:textId="77777777" w:rsidR="00A21722" w:rsidRDefault="001E6592">
      <w:pPr>
        <w:pStyle w:val="BodyText"/>
      </w:pPr>
      <w:r>
        <w:t>“comparative model*” OR “model comparison” OR “model intercomparison” OR “cross model validation”</w:t>
      </w:r>
    </w:p>
    <w:p w14:paraId="7D825E53" w14:textId="1F719AE4" w:rsidR="00A21722" w:rsidRDefault="001E6592">
      <w:pPr>
        <w:pStyle w:val="BodyText"/>
      </w:pPr>
      <w:r>
        <w:t>Primary terms for ensemble mode</w:t>
      </w:r>
      <w:ins w:id="171" w:author="Sarah Beach" w:date="2026-01-12T17:49:00Z">
        <w:r w:rsidR="65F84A47">
          <w:t>l</w:t>
        </w:r>
      </w:ins>
      <w:r>
        <w:t>ling:</w:t>
      </w:r>
    </w:p>
    <w:p w14:paraId="0D698799" w14:textId="77777777" w:rsidR="00A21722" w:rsidRDefault="001E6592">
      <w:pPr>
        <w:pStyle w:val="BodyText"/>
      </w:pPr>
      <w:r>
        <w:t>“ensemble model*” OR “model ensemble” OR “multi-model” OR “model averaging”</w:t>
      </w:r>
    </w:p>
    <w:p w14:paraId="2483AC36" w14:textId="77777777" w:rsidR="00A21722" w:rsidRDefault="001E6592">
      <w:pPr>
        <w:pStyle w:val="BodyText"/>
      </w:pPr>
      <w:r>
        <w:t>Secondary terms:</w:t>
      </w:r>
    </w:p>
    <w:p w14:paraId="6A724CDC" w14:textId="77777777" w:rsidR="00A21722" w:rsidRDefault="001E6592">
      <w:pPr>
        <w:pStyle w:val="BodyText"/>
      </w:pPr>
      <w:r>
        <w:t>“model uncertainty” OR “structural uncertainty” OR “between-model variation” OR “consensus forecast*”</w:t>
      </w:r>
    </w:p>
    <w:p w14:paraId="3DFB8B6F" w14:textId="77777777" w:rsidR="00A21722" w:rsidRDefault="001E6592">
      <w:pPr>
        <w:pStyle w:val="BodyText"/>
      </w:pPr>
      <w:r>
        <w:t>Organizational terms:</w:t>
      </w:r>
    </w:p>
    <w:p w14:paraId="7620F04C" w14:textId="77777777" w:rsidR="00A21722" w:rsidRDefault="001E6592">
      <w:pPr>
        <w:pStyle w:val="BodyText"/>
      </w:pPr>
      <w:r>
        <w:t>“CISNET” OR “Mount Hood Challenge” OR “model* consortium” OR “collaborative model*”</w:t>
      </w:r>
    </w:p>
    <w:p w14:paraId="68AF7EAE" w14:textId="77777777" w:rsidR="00A21722" w:rsidRDefault="001E6592" w:rsidP="38078105">
      <w:pPr>
        <w:pStyle w:val="BodyText"/>
        <w:rPr>
          <w:highlight w:val="yellow"/>
          <w:rPrChange w:id="172" w:author="Sarah Beach" w:date="2026-01-12T14:05:00Z">
            <w:rPr/>
          </w:rPrChange>
        </w:rPr>
      </w:pPr>
      <w:r w:rsidRPr="38078105">
        <w:rPr>
          <w:highlight w:val="yellow"/>
          <w:rPrChange w:id="173" w:author="Sarah Beach" w:date="2026-01-12T14:05:00Z">
            <w:rPr/>
          </w:rPrChange>
        </w:rPr>
        <w:t>OLD VERSION</w:t>
      </w:r>
    </w:p>
    <w:p w14:paraId="2F9BC8C8" w14:textId="77777777" w:rsidR="00A21722" w:rsidRDefault="001E6592">
      <w:pPr>
        <w:pStyle w:val="Heading2"/>
      </w:pPr>
      <w:bookmarkStart w:id="174" w:name="X0f6c2d0cb4ed06985fc2ccc488da0256e25c8c4"/>
      <w:bookmarkEnd w:id="160"/>
      <w:bookmarkEnd w:id="165"/>
      <w:r>
        <w:t>Comparative scenario and policy analysis</w:t>
      </w:r>
    </w:p>
    <w:p w14:paraId="067265E5" w14:textId="77777777" w:rsidR="00A21722" w:rsidRDefault="001E6592" w:rsidP="006138A3">
      <w:pPr>
        <w:pStyle w:val="Compact"/>
        <w:numPr>
          <w:ilvl w:val="0"/>
          <w:numId w:val="71"/>
        </w:numPr>
      </w:pPr>
      <w:r>
        <w:t>Decision analyses</w:t>
      </w:r>
    </w:p>
    <w:p w14:paraId="6DBBAF5F" w14:textId="77777777" w:rsidR="00A21722" w:rsidRDefault="001E6592" w:rsidP="006138A3">
      <w:pPr>
        <w:pStyle w:val="Compact"/>
        <w:numPr>
          <w:ilvl w:val="0"/>
          <w:numId w:val="71"/>
        </w:numPr>
      </w:pPr>
      <w:r>
        <w:t>Policy impact</w:t>
      </w:r>
    </w:p>
    <w:p w14:paraId="5443BDA8" w14:textId="77777777" w:rsidR="00A21722" w:rsidRDefault="001E6592" w:rsidP="006138A3">
      <w:pPr>
        <w:pStyle w:val="Compact"/>
        <w:numPr>
          <w:ilvl w:val="0"/>
          <w:numId w:val="71"/>
        </w:numPr>
      </w:pPr>
      <w:r>
        <w:t>Strategic planning</w:t>
      </w:r>
    </w:p>
    <w:p w14:paraId="45CFB052" w14:textId="77777777" w:rsidR="00A21722" w:rsidRDefault="001E6592" w:rsidP="006138A3">
      <w:pPr>
        <w:pStyle w:val="Compact"/>
        <w:numPr>
          <w:ilvl w:val="0"/>
          <w:numId w:val="71"/>
        </w:numPr>
      </w:pPr>
      <w:r>
        <w:t>Screening</w:t>
      </w:r>
    </w:p>
    <w:p w14:paraId="4BAC0EE8" w14:textId="77777777" w:rsidR="00A21722" w:rsidRDefault="001E6592" w:rsidP="006138A3">
      <w:pPr>
        <w:pStyle w:val="Compact"/>
        <w:numPr>
          <w:ilvl w:val="0"/>
          <w:numId w:val="71"/>
        </w:numPr>
      </w:pPr>
      <w:r>
        <w:t>Medical versus health promotion</w:t>
      </w:r>
    </w:p>
    <w:p w14:paraId="22C4C14F" w14:textId="77777777" w:rsidR="00A21722" w:rsidRDefault="001E6592">
      <w:pPr>
        <w:pStyle w:val="Heading3"/>
      </w:pPr>
      <w:bookmarkStart w:id="175" w:name="synonyms"/>
      <w:r>
        <w:t>Synonyms</w:t>
      </w:r>
    </w:p>
    <w:p w14:paraId="7138C42B" w14:textId="77777777" w:rsidR="00A21722" w:rsidRDefault="001E6592" w:rsidP="006138A3">
      <w:pPr>
        <w:pStyle w:val="Compact"/>
        <w:numPr>
          <w:ilvl w:val="0"/>
          <w:numId w:val="72"/>
        </w:numPr>
      </w:pPr>
      <w:r>
        <w:t>Comparative modelling</w:t>
      </w:r>
    </w:p>
    <w:p w14:paraId="29CAA8F9" w14:textId="77777777" w:rsidR="00A21722" w:rsidRDefault="001E6592" w:rsidP="006138A3">
      <w:pPr>
        <w:pStyle w:val="Compact"/>
        <w:numPr>
          <w:ilvl w:val="0"/>
          <w:numId w:val="72"/>
        </w:numPr>
      </w:pPr>
      <w:r>
        <w:t>Comparative modelling or analyses</w:t>
      </w:r>
    </w:p>
    <w:p w14:paraId="5EC11BF7" w14:textId="77777777" w:rsidR="00A21722" w:rsidRDefault="001E6592" w:rsidP="006138A3">
      <w:pPr>
        <w:pStyle w:val="Compact"/>
        <w:numPr>
          <w:ilvl w:val="0"/>
          <w:numId w:val="72"/>
        </w:numPr>
      </w:pPr>
      <w:r>
        <w:t>Alternative futures analysis</w:t>
      </w:r>
    </w:p>
    <w:p w14:paraId="315AC5D2" w14:textId="77777777" w:rsidR="00A21722" w:rsidRDefault="001E6592" w:rsidP="006138A3">
      <w:pPr>
        <w:pStyle w:val="Compact"/>
        <w:numPr>
          <w:ilvl w:val="0"/>
          <w:numId w:val="72"/>
        </w:numPr>
      </w:pPr>
      <w:r>
        <w:t>Scenario comparison</w:t>
      </w:r>
    </w:p>
    <w:p w14:paraId="0263E322" w14:textId="77777777" w:rsidR="00A21722" w:rsidRDefault="001E6592" w:rsidP="006138A3">
      <w:pPr>
        <w:pStyle w:val="Compact"/>
        <w:numPr>
          <w:ilvl w:val="0"/>
          <w:numId w:val="72"/>
        </w:numPr>
      </w:pPr>
      <w:r>
        <w:t>Policy options evaluation</w:t>
      </w:r>
    </w:p>
    <w:p w14:paraId="4D0D3AA9" w14:textId="77777777" w:rsidR="00A21722" w:rsidRDefault="001E6592" w:rsidP="006138A3">
      <w:pPr>
        <w:pStyle w:val="Compact"/>
        <w:numPr>
          <w:ilvl w:val="0"/>
          <w:numId w:val="72"/>
        </w:numPr>
      </w:pPr>
      <w:r>
        <w:t>What-if analysis</w:t>
      </w:r>
    </w:p>
    <w:p w14:paraId="0F903ECA" w14:textId="77777777" w:rsidR="00A21722" w:rsidRDefault="001E6592" w:rsidP="006138A3">
      <w:pPr>
        <w:pStyle w:val="Compact"/>
        <w:numPr>
          <w:ilvl w:val="0"/>
          <w:numId w:val="72"/>
        </w:numPr>
      </w:pPr>
      <w:r>
        <w:t>Dynamic policy modelling</w:t>
      </w:r>
    </w:p>
    <w:p w14:paraId="2BC58A40" w14:textId="77777777" w:rsidR="00A21722" w:rsidRDefault="001E6592" w:rsidP="006138A3">
      <w:pPr>
        <w:pStyle w:val="Compact"/>
        <w:numPr>
          <w:ilvl w:val="0"/>
          <w:numId w:val="72"/>
        </w:numPr>
      </w:pPr>
      <w:r>
        <w:t>Counterfactual policy assessment</w:t>
      </w:r>
    </w:p>
    <w:p w14:paraId="54557BEF" w14:textId="77777777" w:rsidR="00A21722" w:rsidRDefault="001E6592" w:rsidP="006138A3">
      <w:pPr>
        <w:pStyle w:val="Compact"/>
        <w:numPr>
          <w:ilvl w:val="0"/>
          <w:numId w:val="72"/>
        </w:numPr>
      </w:pPr>
      <w:r>
        <w:t>Predictive policy impact assessment</w:t>
      </w:r>
    </w:p>
    <w:p w14:paraId="6E8072FD" w14:textId="77777777" w:rsidR="00A21722" w:rsidRDefault="001E6592" w:rsidP="006138A3">
      <w:pPr>
        <w:pStyle w:val="Compact"/>
        <w:numPr>
          <w:ilvl w:val="0"/>
          <w:numId w:val="72"/>
        </w:numPr>
      </w:pPr>
      <w:r>
        <w:t>Risk factor interaction modelling</w:t>
      </w:r>
    </w:p>
    <w:p w14:paraId="50C834B8" w14:textId="77777777" w:rsidR="00A21722" w:rsidRDefault="001E6592" w:rsidP="006138A3">
      <w:pPr>
        <w:pStyle w:val="Compact"/>
        <w:numPr>
          <w:ilvl w:val="0"/>
          <w:numId w:val="72"/>
        </w:numPr>
      </w:pPr>
      <w:r>
        <w:lastRenderedPageBreak/>
        <w:t>Integrated risk analysis</w:t>
      </w:r>
    </w:p>
    <w:p w14:paraId="2B9B4465" w14:textId="77777777" w:rsidR="00A21722" w:rsidRDefault="001E6592" w:rsidP="006138A3">
      <w:pPr>
        <w:pStyle w:val="Compact"/>
        <w:numPr>
          <w:ilvl w:val="0"/>
          <w:numId w:val="72"/>
        </w:numPr>
      </w:pPr>
      <w:r>
        <w:t>Concurrent risk evaluation</w:t>
      </w:r>
    </w:p>
    <w:p w14:paraId="7E9BB074" w14:textId="77777777" w:rsidR="00A21722" w:rsidRDefault="001E6592">
      <w:pPr>
        <w:pStyle w:val="Heading3"/>
      </w:pPr>
      <w:bookmarkStart w:id="176" w:name="see-also"/>
      <w:bookmarkEnd w:id="175"/>
      <w:r>
        <w:t>See also</w:t>
      </w:r>
    </w:p>
    <w:p w14:paraId="35CD4335" w14:textId="77777777" w:rsidR="00A21722" w:rsidRDefault="001E6592" w:rsidP="006138A3">
      <w:pPr>
        <w:pStyle w:val="Compact"/>
        <w:numPr>
          <w:ilvl w:val="0"/>
          <w:numId w:val="73"/>
        </w:numPr>
      </w:pPr>
      <w:r>
        <w:t>Decision analysis</w:t>
      </w:r>
    </w:p>
    <w:p w14:paraId="1E9825D7" w14:textId="77777777" w:rsidR="00A21722" w:rsidRDefault="001E6592" w:rsidP="006138A3">
      <w:pPr>
        <w:pStyle w:val="Compact"/>
        <w:numPr>
          <w:ilvl w:val="0"/>
          <w:numId w:val="73"/>
        </w:numPr>
      </w:pPr>
      <w:r>
        <w:t>Policy impact assessment</w:t>
      </w:r>
    </w:p>
    <w:p w14:paraId="4DF07DEC" w14:textId="77777777" w:rsidR="00A21722" w:rsidRDefault="001E6592" w:rsidP="006138A3">
      <w:pPr>
        <w:pStyle w:val="Compact"/>
        <w:numPr>
          <w:ilvl w:val="0"/>
          <w:numId w:val="73"/>
        </w:numPr>
      </w:pPr>
      <w:r>
        <w:t>Strategic planning models</w:t>
      </w:r>
    </w:p>
    <w:p w14:paraId="1E1BB841" w14:textId="77777777" w:rsidR="00A21722" w:rsidRDefault="001E6592" w:rsidP="006138A3">
      <w:pPr>
        <w:pStyle w:val="Compact"/>
        <w:numPr>
          <w:ilvl w:val="0"/>
          <w:numId w:val="73"/>
        </w:numPr>
      </w:pPr>
      <w:r>
        <w:t>Sensitivity analysis</w:t>
      </w:r>
    </w:p>
    <w:p w14:paraId="28785035" w14:textId="77777777" w:rsidR="00A21722" w:rsidRDefault="001E6592" w:rsidP="006138A3">
      <w:pPr>
        <w:pStyle w:val="Compact"/>
        <w:numPr>
          <w:ilvl w:val="0"/>
          <w:numId w:val="73"/>
        </w:numPr>
      </w:pPr>
      <w:r>
        <w:t>Health impact assessment</w:t>
      </w:r>
    </w:p>
    <w:p w14:paraId="2AA9DCBE" w14:textId="77777777" w:rsidR="00A21722" w:rsidRDefault="001E6592" w:rsidP="006138A3">
      <w:pPr>
        <w:pStyle w:val="Compact"/>
        <w:numPr>
          <w:ilvl w:val="0"/>
          <w:numId w:val="73"/>
        </w:numPr>
      </w:pPr>
      <w:r>
        <w:t>Comparative risk assessment</w:t>
      </w:r>
    </w:p>
    <w:p w14:paraId="5186368B" w14:textId="77777777" w:rsidR="00A21722" w:rsidRDefault="001E6592" w:rsidP="006138A3">
      <w:pPr>
        <w:pStyle w:val="Compact"/>
        <w:numPr>
          <w:ilvl w:val="0"/>
          <w:numId w:val="73"/>
        </w:numPr>
      </w:pPr>
      <w:r>
        <w:t>Economic evaluation of policies</w:t>
      </w:r>
    </w:p>
    <w:p w14:paraId="24E76450" w14:textId="77777777" w:rsidR="00A21722" w:rsidRDefault="001E6592" w:rsidP="006138A3">
      <w:pPr>
        <w:pStyle w:val="Compact"/>
        <w:numPr>
          <w:ilvl w:val="0"/>
          <w:numId w:val="73"/>
        </w:numPr>
      </w:pPr>
      <w:r>
        <w:t>Agent-based policy simulation</w:t>
      </w:r>
    </w:p>
    <w:p w14:paraId="5C002787" w14:textId="77777777" w:rsidR="00A21722" w:rsidRDefault="001E6592">
      <w:pPr>
        <w:pStyle w:val="Heading3"/>
      </w:pPr>
      <w:bookmarkStart w:id="177" w:name="definition"/>
      <w:bookmarkEnd w:id="176"/>
      <w:r>
        <w:t>Definition</w:t>
      </w:r>
    </w:p>
    <w:p w14:paraId="0CF9576A" w14:textId="77777777" w:rsidR="00A21722" w:rsidRDefault="001E6592">
      <w:pPr>
        <w:pStyle w:val="FirstParagraph"/>
      </w:pPr>
      <w:r>
        <w:t>Comparative scenario and policy analysis evaluate and compare the potential impacts of different policies or interventions on health outcomes. It explores multiple plausible future scenarios to guide evidence-based decision-making.</w:t>
      </w:r>
    </w:p>
    <w:p w14:paraId="549B2A2A" w14:textId="77777777" w:rsidR="00A21722" w:rsidRDefault="001E6592">
      <w:pPr>
        <w:pStyle w:val="Heading3"/>
      </w:pPr>
      <w:bookmarkStart w:id="178" w:name="description"/>
      <w:bookmarkEnd w:id="177"/>
      <w:r>
        <w:t>Description</w:t>
      </w:r>
    </w:p>
    <w:p w14:paraId="5FAD70FC" w14:textId="77777777" w:rsidR="00A21722" w:rsidRDefault="001E6592">
      <w:pPr>
        <w:pStyle w:val="FirstParagraph"/>
      </w:pPr>
      <w:r>
        <w:t>These models simulate multiple scenarios reflecting various policy options or intervention strategies to compare their potential effects on population health. By modelling different approaches, the analysis helps policymakers understand each option’s trade-offs, benefits, and drawbacks.</w:t>
      </w:r>
    </w:p>
    <w:p w14:paraId="1BD46AAF" w14:textId="77777777" w:rsidR="00A21722" w:rsidRDefault="001E6592">
      <w:pPr>
        <w:pStyle w:val="BodyText"/>
      </w:pPr>
      <w:r>
        <w:t>The models consider effectiveness, costs, feasibility, and equity implications. Comparative scenario analysis supports evidence-based decision-making by highlighting which policies may yield favourable outcomes under different conditions.</w:t>
      </w:r>
    </w:p>
    <w:p w14:paraId="3F0D8E12" w14:textId="77777777" w:rsidR="00A21722" w:rsidRDefault="001E6592">
      <w:pPr>
        <w:pStyle w:val="Heading3"/>
      </w:pPr>
      <w:bookmarkStart w:id="179" w:name="examples"/>
      <w:bookmarkEnd w:id="178"/>
      <w:r>
        <w:t>Examples</w:t>
      </w:r>
    </w:p>
    <w:p w14:paraId="061021DC" w14:textId="77777777" w:rsidR="00A21722" w:rsidRDefault="001E6592">
      <w:pPr>
        <w:pStyle w:val="FirstParagraph"/>
      </w:pPr>
      <w:r>
        <w:t>Comparing the impact of various food labelling policies on consumer behaviour and obesity rates across different demographic groups. The model assesses scenarios such as mandatory calorie labelling, front-of-pack traffic light labels, and health warning labels to determine which policy most effectively promotes healthier food choices.</w:t>
      </w:r>
    </w:p>
    <w:p w14:paraId="33EF95D1" w14:textId="77777777" w:rsidR="00A21722" w:rsidRDefault="001E6592">
      <w:pPr>
        <w:pStyle w:val="BodyText"/>
      </w:pPr>
      <w:r>
        <w:t>Air pollution reduction strategies and cardiovascular mortality</w:t>
      </w:r>
    </w:p>
    <w:p w14:paraId="095342CE" w14:textId="4A9D7C43" w:rsidR="00A21722" w:rsidRDefault="001E6592" w:rsidP="006138A3">
      <w:pPr>
        <w:pStyle w:val="Compact"/>
        <w:numPr>
          <w:ilvl w:val="0"/>
          <w:numId w:val="74"/>
        </w:numPr>
      </w:pPr>
      <w:r>
        <w:lastRenderedPageBreak/>
        <w:t>Using global exposure models, a scenario analysis examining the impact of stricter emission regulations on reducing cardiovascular disease mortality.</w:t>
      </w:r>
      <w:r>
        <w:fldChar w:fldCharType="begin"/>
      </w:r>
      <w:r w:rsidR="00A54519">
        <w:instrText xml:space="preserve"> ADDIN ZOTERO_ITEM CSL_CITATION {"citationID":"mfl48xkW","properties":{"formattedCitation":"(25)","plainCitation":"(25)","noteIndex":0},"citationItems":[{"id":68286,"uris":["http://zotero.org/groups/5363837/items/KSAD9BCL"],"itemData":{"id":68286,"type":"article-journal","container-title":"Lancet","DOI":"10.1016/S0140-6736(17)30505-6","ISSN":"01406736","issue":"10082","journalAbbreviation":"Lancet","language":"en","note":"PMID: 28408086\nPMCID: PMC5439030","page":"1907-1918","source":"DOI.org (Crossref)","title":"Estimates and 25-year trends of the global burden of disease attributable to ambient air pollution: an analysis of data from the global burden of diseases study 2015","title-short":"Estimates and 25-year trends of the global burden of disease attributable to ambient air pollution","URL":"https://linkinghub.elsevier.com/retrieve/pii/S0140673617305056","volume":"389","author":[{"family":"Cohen","given":"Aaron J"},{"family":"Brauer","given":"Michael"},{"family":"Burnett","given":"Richard"},{"family":"Anderson","given":"H Ross"},{"family":"Frostad","given":"Joseph"},{"family":"Estep","given":"Kara"},{"family":"Balakrishnan","given":"Kalpana"},{"family":"Brunekreef","given":"Bert"},{"family":"Dandona","given":"Lalit"},{"family":"Dandona","given":"Rakhi"},{"family":"Feigin","given":"Valery"},{"family":"Freedman","given":"Greg"},{"family":"Hubbell","given":"Bryan"},{"family":"Jobling","given":"Amelia"},{"family":"Kan","given":"Haidong"},{"family":"Knibbs","given":"Luke"},{"family":"Liu","given":"Yang"},{"family":"Martin","given":"Randall"},{"family":"Morawska","given":"Lidia"},{"family":"Pope","given":"C Arden"},{"family":"Shin","given":"Hwashin"},{"family":"Straif","given":"Kurt"},{"family":"Shaddick","given":"Gavin"},{"family":"Thomas","given":"Matthew"},{"family":"Van Dingenen","given":"Rita"},{"family":"Van Donkelaar","given":"Aaron"},{"family":"Vos","given":"Theo"},{"family":"Murray","given":"Christopher J L"},{"family":"Forouzanfar","given":"Mohammad H"}],"accessed":{"date-parts":[["2025",2,26]]},"issued":{"date-parts":[["2017",5]]},"citation-key":"Cohen_L_2017"}}],"schema":"https://github.com/citation-style-language/schema/raw/master/csl-citation.json"} </w:instrText>
      </w:r>
      <w:r>
        <w:fldChar w:fldCharType="separate"/>
      </w:r>
      <w:r w:rsidR="00A54519">
        <w:t>(25)</w:t>
      </w:r>
      <w:r>
        <w:fldChar w:fldCharType="end"/>
      </w:r>
    </w:p>
    <w:p w14:paraId="5A367E13" w14:textId="77777777" w:rsidR="00A21722" w:rsidRDefault="001E6592">
      <w:pPr>
        <w:pStyle w:val="Heading2"/>
      </w:pPr>
      <w:bookmarkStart w:id="180" w:name="risk-exposure-modelling"/>
      <w:bookmarkEnd w:id="174"/>
      <w:bookmarkEnd w:id="179"/>
      <w:r>
        <w:t>1. Risk exposure modelling</w:t>
      </w:r>
    </w:p>
    <w:p w14:paraId="778F834E" w14:textId="77777777" w:rsidR="00A21722" w:rsidRDefault="001E6592">
      <w:pPr>
        <w:pStyle w:val="Heading3"/>
      </w:pPr>
      <w:bookmarkStart w:id="181" w:name="synonyms-1"/>
      <w:r>
        <w:t>Synonyms</w:t>
      </w:r>
    </w:p>
    <w:p w14:paraId="57AD3076" w14:textId="77777777" w:rsidR="00A21722" w:rsidRDefault="001E6592" w:rsidP="006138A3">
      <w:pPr>
        <w:pStyle w:val="Compact"/>
        <w:numPr>
          <w:ilvl w:val="0"/>
          <w:numId w:val="75"/>
        </w:numPr>
      </w:pPr>
      <w:r>
        <w:t>Exposure simulation models</w:t>
      </w:r>
    </w:p>
    <w:p w14:paraId="2A28F2B7" w14:textId="77777777" w:rsidR="00A21722" w:rsidRDefault="001E6592" w:rsidP="006138A3">
      <w:pPr>
        <w:pStyle w:val="Compact"/>
        <w:numPr>
          <w:ilvl w:val="0"/>
          <w:numId w:val="75"/>
        </w:numPr>
      </w:pPr>
      <w:r>
        <w:t>Behavioural risk factor modelling</w:t>
      </w:r>
    </w:p>
    <w:p w14:paraId="7FF413C5" w14:textId="77777777" w:rsidR="00A21722" w:rsidRDefault="001E6592" w:rsidP="006138A3">
      <w:pPr>
        <w:pStyle w:val="Compact"/>
        <w:numPr>
          <w:ilvl w:val="0"/>
          <w:numId w:val="75"/>
        </w:numPr>
      </w:pPr>
      <w:r>
        <w:t>Health behaviour simulation</w:t>
      </w:r>
    </w:p>
    <w:p w14:paraId="51A75CBC" w14:textId="77777777" w:rsidR="00A21722" w:rsidRDefault="001E6592" w:rsidP="006138A3">
      <w:pPr>
        <w:pStyle w:val="Compact"/>
        <w:numPr>
          <w:ilvl w:val="0"/>
          <w:numId w:val="75"/>
        </w:numPr>
      </w:pPr>
      <w:r>
        <w:t>Risk factor progression models</w:t>
      </w:r>
    </w:p>
    <w:p w14:paraId="1C9D6EFE" w14:textId="77777777" w:rsidR="00A21722" w:rsidRDefault="001E6592">
      <w:pPr>
        <w:pStyle w:val="Heading3"/>
      </w:pPr>
      <w:bookmarkStart w:id="182" w:name="see-also-1"/>
      <w:bookmarkEnd w:id="181"/>
      <w:r>
        <w:t>See also</w:t>
      </w:r>
    </w:p>
    <w:p w14:paraId="5EB7BFD1" w14:textId="77777777" w:rsidR="00A21722" w:rsidRDefault="001E6592" w:rsidP="006138A3">
      <w:pPr>
        <w:pStyle w:val="Compact"/>
        <w:numPr>
          <w:ilvl w:val="0"/>
          <w:numId w:val="76"/>
        </w:numPr>
      </w:pPr>
      <w:r>
        <w:t>Disease progression modelling</w:t>
      </w:r>
    </w:p>
    <w:p w14:paraId="4A46A1F2" w14:textId="77777777" w:rsidR="00A21722" w:rsidRDefault="001E6592" w:rsidP="006138A3">
      <w:pPr>
        <w:pStyle w:val="Compact"/>
        <w:numPr>
          <w:ilvl w:val="0"/>
          <w:numId w:val="76"/>
        </w:numPr>
      </w:pPr>
      <w:r>
        <w:t>The burden of disease studies</w:t>
      </w:r>
    </w:p>
    <w:p w14:paraId="12BFA5C5" w14:textId="77777777" w:rsidR="00A21722" w:rsidRDefault="001E6592">
      <w:pPr>
        <w:pStyle w:val="Heading3"/>
      </w:pPr>
      <w:bookmarkStart w:id="183" w:name="definition-1"/>
      <w:bookmarkEnd w:id="182"/>
      <w:r>
        <w:t>Definition</w:t>
      </w:r>
    </w:p>
    <w:p w14:paraId="5D473CC6" w14:textId="77777777" w:rsidR="00A21722" w:rsidRDefault="001E6592">
      <w:pPr>
        <w:pStyle w:val="FirstParagraph"/>
      </w:pPr>
      <w:r>
        <w:t>Risk exposure modelling simulates patterns and trends of health risk exposures such as smoking and other health behaviours.</w:t>
      </w:r>
    </w:p>
    <w:p w14:paraId="10F35957" w14:textId="77777777" w:rsidR="00A21722" w:rsidRDefault="001E6592">
      <w:pPr>
        <w:pStyle w:val="Heading3"/>
      </w:pPr>
      <w:bookmarkStart w:id="184" w:name="description-1"/>
      <w:bookmarkEnd w:id="183"/>
      <w:r>
        <w:t>Description</w:t>
      </w:r>
    </w:p>
    <w:p w14:paraId="62B7172D" w14:textId="77777777" w:rsidR="00A21722" w:rsidRDefault="001E6592">
      <w:pPr>
        <w:pStyle w:val="FirstParagraph"/>
      </w:pPr>
      <w:r>
        <w:t>Risk exposure models use computational techniques to replicate the initiation, continuation, and cessation of risk behaviours among individuals in a population. They incorporate factors influencing these behaviours, including demographic characteristics, psychosocial factors, policy changes, and environmental influences. By simulating these elements, the models can project the future prevalence of risk exposures and evaluate the potential impact of interventions or policies to modify these behaviours.</w:t>
      </w:r>
    </w:p>
    <w:p w14:paraId="2500F882" w14:textId="77777777" w:rsidR="00A21722" w:rsidRDefault="001E6592">
      <w:pPr>
        <w:pStyle w:val="BodyText"/>
      </w:pPr>
      <w:r>
        <w:t>These models often generate synthetic populations where each individual’s risk behaviour trajectory is simulated over time. Outputs from risk exposure models can serve as inputs for disease progression models to estimate the impact on health outcomes, such as the incidence of smoking-related diseases.</w:t>
      </w:r>
    </w:p>
    <w:p w14:paraId="314A60EE" w14:textId="77777777" w:rsidR="00A21722" w:rsidRDefault="001E6592">
      <w:pPr>
        <w:pStyle w:val="Heading3"/>
      </w:pPr>
      <w:bookmarkStart w:id="185" w:name="examples-1"/>
      <w:bookmarkEnd w:id="184"/>
      <w:r>
        <w:t>Examples</w:t>
      </w:r>
    </w:p>
    <w:p w14:paraId="0D754BCD" w14:textId="77777777" w:rsidR="00A21722" w:rsidRDefault="001E6592">
      <w:pPr>
        <w:pStyle w:val="FirstParagraph"/>
      </w:pPr>
      <w:r>
        <w:t xml:space="preserve">The </w:t>
      </w:r>
      <w:r>
        <w:rPr>
          <w:b/>
          <w:bCs/>
        </w:rPr>
        <w:t>Smoking History Generator Model</w:t>
      </w:r>
      <w:r>
        <w:t xml:space="preserve"> simulates a population’s smoking initiation, cessation, and intensity patterns over time.[@holford2014tobacco] This model generates detailed smoking histories for synthetic individuals, considering factors such as age, birth cohort, and gender. The output from this model can be used as input for </w:t>
      </w:r>
      <w:r>
        <w:lastRenderedPageBreak/>
        <w:t>other NCD models that estimate the impact of smoking on various health outcomes, such as lung cancer or cardiovascular disease.</w:t>
      </w:r>
    </w:p>
    <w:p w14:paraId="67E9B9EF" w14:textId="77777777" w:rsidR="00A21722" w:rsidRDefault="001E6592">
      <w:pPr>
        <w:pStyle w:val="Heading2"/>
      </w:pPr>
      <w:bookmarkStart w:id="186" w:name="strategy-or-program-evaluation-modelling"/>
      <w:bookmarkEnd w:id="180"/>
      <w:bookmarkEnd w:id="185"/>
      <w:r>
        <w:t>2. Strategy or program evaluation modelling</w:t>
      </w:r>
    </w:p>
    <w:p w14:paraId="0C8EE416" w14:textId="77777777" w:rsidR="00A21722" w:rsidRDefault="001E6592">
      <w:pPr>
        <w:pStyle w:val="Heading3"/>
      </w:pPr>
      <w:bookmarkStart w:id="187" w:name="synonyms-2"/>
      <w:r>
        <w:t>Synonyms</w:t>
      </w:r>
    </w:p>
    <w:p w14:paraId="60D0E6CC" w14:textId="77777777" w:rsidR="00A21722" w:rsidRDefault="001E6592" w:rsidP="006138A3">
      <w:pPr>
        <w:pStyle w:val="Compact"/>
        <w:numPr>
          <w:ilvl w:val="0"/>
          <w:numId w:val="77"/>
        </w:numPr>
      </w:pPr>
      <w:r>
        <w:t>Intervention evaluation</w:t>
      </w:r>
    </w:p>
    <w:p w14:paraId="493312E6" w14:textId="77777777" w:rsidR="00A21722" w:rsidRDefault="001E6592" w:rsidP="006138A3">
      <w:pPr>
        <w:pStyle w:val="Compact"/>
        <w:numPr>
          <w:ilvl w:val="0"/>
          <w:numId w:val="77"/>
        </w:numPr>
      </w:pPr>
      <w:r>
        <w:t>Policy evaluation modelling</w:t>
      </w:r>
    </w:p>
    <w:p w14:paraId="4768E5E2" w14:textId="77777777" w:rsidR="00A21722" w:rsidRDefault="001E6592" w:rsidP="006138A3">
      <w:pPr>
        <w:pStyle w:val="Compact"/>
        <w:numPr>
          <w:ilvl w:val="0"/>
          <w:numId w:val="77"/>
        </w:numPr>
      </w:pPr>
      <w:r>
        <w:t>Program impact assessment</w:t>
      </w:r>
    </w:p>
    <w:p w14:paraId="1E47F143" w14:textId="77777777" w:rsidR="00A21722" w:rsidRDefault="001E6592" w:rsidP="006138A3">
      <w:pPr>
        <w:pStyle w:val="Compact"/>
        <w:numPr>
          <w:ilvl w:val="0"/>
          <w:numId w:val="77"/>
        </w:numPr>
      </w:pPr>
      <w:r>
        <w:t>Health intervention modelling</w:t>
      </w:r>
    </w:p>
    <w:p w14:paraId="48FF48DE" w14:textId="77777777" w:rsidR="00A21722" w:rsidRDefault="001E6592" w:rsidP="006138A3">
      <w:pPr>
        <w:pStyle w:val="Compact"/>
        <w:numPr>
          <w:ilvl w:val="0"/>
          <w:numId w:val="77"/>
        </w:numPr>
      </w:pPr>
      <w:r>
        <w:t>Strategy assessment models</w:t>
      </w:r>
    </w:p>
    <w:p w14:paraId="049B48F7" w14:textId="77777777" w:rsidR="00A21722" w:rsidRDefault="001E6592">
      <w:pPr>
        <w:pStyle w:val="Heading3"/>
      </w:pPr>
      <w:bookmarkStart w:id="188" w:name="see-also-2"/>
      <w:bookmarkEnd w:id="187"/>
      <w:r>
        <w:t>See also</w:t>
      </w:r>
    </w:p>
    <w:p w14:paraId="544AD6D0" w14:textId="77777777" w:rsidR="00A21722" w:rsidRDefault="001E6592" w:rsidP="006138A3">
      <w:pPr>
        <w:pStyle w:val="Compact"/>
        <w:numPr>
          <w:ilvl w:val="0"/>
          <w:numId w:val="78"/>
        </w:numPr>
      </w:pPr>
      <w:r>
        <w:t>Cost-effectiveness analysis</w:t>
      </w:r>
    </w:p>
    <w:p w14:paraId="561FD469" w14:textId="77777777" w:rsidR="00A21722" w:rsidRDefault="001E6592" w:rsidP="006138A3">
      <w:pPr>
        <w:pStyle w:val="Compact"/>
        <w:numPr>
          <w:ilvl w:val="0"/>
          <w:numId w:val="78"/>
        </w:numPr>
      </w:pPr>
      <w:r>
        <w:t>Health impact assessment</w:t>
      </w:r>
    </w:p>
    <w:p w14:paraId="1E249ABC" w14:textId="77777777" w:rsidR="00A21722" w:rsidRDefault="001E6592" w:rsidP="006138A3">
      <w:pPr>
        <w:pStyle w:val="Compact"/>
        <w:numPr>
          <w:ilvl w:val="0"/>
          <w:numId w:val="78"/>
        </w:numPr>
      </w:pPr>
      <w:r>
        <w:t>Program implementation models</w:t>
      </w:r>
    </w:p>
    <w:p w14:paraId="7D50E8EC" w14:textId="77777777" w:rsidR="00A21722" w:rsidRDefault="001E6592" w:rsidP="006138A3">
      <w:pPr>
        <w:pStyle w:val="Compact"/>
        <w:numPr>
          <w:ilvl w:val="0"/>
          <w:numId w:val="78"/>
        </w:numPr>
      </w:pPr>
      <w:r>
        <w:t>Comparative effectiveness research</w:t>
      </w:r>
    </w:p>
    <w:p w14:paraId="2404A2A4" w14:textId="77777777" w:rsidR="00A21722" w:rsidRDefault="001E6592">
      <w:pPr>
        <w:pStyle w:val="Heading3"/>
      </w:pPr>
      <w:bookmarkStart w:id="189" w:name="definition-2"/>
      <w:bookmarkEnd w:id="188"/>
      <w:r>
        <w:t>Definition</w:t>
      </w:r>
    </w:p>
    <w:p w14:paraId="60E03F9F" w14:textId="77777777" w:rsidR="00A21722" w:rsidRDefault="001E6592">
      <w:pPr>
        <w:pStyle w:val="FirstParagraph"/>
      </w:pPr>
      <w:r>
        <w:t>Strategy or program evaluation models assess the impact of health strategies or programmes on population health outcomes.</w:t>
      </w:r>
    </w:p>
    <w:p w14:paraId="15F5B2FF" w14:textId="77777777" w:rsidR="00A21722" w:rsidRDefault="001E6592">
      <w:pPr>
        <w:pStyle w:val="Heading3"/>
      </w:pPr>
      <w:bookmarkStart w:id="190" w:name="description-2"/>
      <w:bookmarkEnd w:id="189"/>
      <w:r>
        <w:t>Description</w:t>
      </w:r>
    </w:p>
    <w:p w14:paraId="0DE09A43" w14:textId="77777777" w:rsidR="00A21722" w:rsidRDefault="001E6592">
      <w:pPr>
        <w:pStyle w:val="FirstParagraph"/>
      </w:pPr>
      <w:r>
        <w:t>Strategy or program evaluation involves using computational models to simulate the implementation of health interventions, policies, or programmes to determine their potential or actual effects on population health. These models help policymakers and stakeholders understand the effectiveness, cost-effectiveness, and potential unintended consequences of health strategies before or after implementation.</w:t>
      </w:r>
    </w:p>
    <w:p w14:paraId="7C8AA399" w14:textId="77777777" w:rsidR="00A21722" w:rsidRDefault="001E6592">
      <w:pPr>
        <w:pStyle w:val="BodyText"/>
      </w:pPr>
      <w:r>
        <w:t>By incorporating data on population demographics, disease prevalence, intervention effectiveness, and costs, these models evaluate outcomes such as disease incidence, mortality, quality-adjusted life years (QALYs), and healthcare costs. They can also assess differential impacts across various subpopulations, including different socioeconomic or demographic groups, thus informing strategies to reduce health inequalities.</w:t>
      </w:r>
    </w:p>
    <w:p w14:paraId="6DB32BAD" w14:textId="77777777" w:rsidR="00A21722" w:rsidRDefault="001E6592">
      <w:pPr>
        <w:pStyle w:val="Heading3"/>
      </w:pPr>
      <w:bookmarkStart w:id="191" w:name="examples-2"/>
      <w:bookmarkEnd w:id="190"/>
      <w:r>
        <w:lastRenderedPageBreak/>
        <w:t>Examples</w:t>
      </w:r>
    </w:p>
    <w:p w14:paraId="0D9F78DF" w14:textId="77777777" w:rsidR="00A21722" w:rsidRDefault="001E6592">
      <w:pPr>
        <w:pStyle w:val="FirstParagraph"/>
      </w:pPr>
      <w:r>
        <w:t>A microsimulation study evaluated the current and potential health benefits of the UK’s National Health Service Health Check cardiovascular disease prevention programme. The study assessed the programme’s impact on cardiovascular disease events, premature mortality, and health inequalities across different socioeconomic groups in England.</w:t>
      </w:r>
    </w:p>
    <w:p w14:paraId="39ECC194" w14:textId="77777777" w:rsidR="00A21722" w:rsidRDefault="001E6592">
      <w:pPr>
        <w:pStyle w:val="Heading2"/>
      </w:pPr>
      <w:bookmarkStart w:id="192" w:name="screening-program-evaluation-1"/>
      <w:bookmarkEnd w:id="186"/>
      <w:bookmarkEnd w:id="191"/>
      <w:r>
        <w:t>3. Screening program evaluation</w:t>
      </w:r>
    </w:p>
    <w:p w14:paraId="4ACB17F1" w14:textId="77777777" w:rsidR="00A21722" w:rsidRDefault="001E6592">
      <w:pPr>
        <w:pStyle w:val="Heading3"/>
      </w:pPr>
      <w:bookmarkStart w:id="193" w:name="synonyms-3"/>
      <w:r>
        <w:t>Synonyms</w:t>
      </w:r>
    </w:p>
    <w:p w14:paraId="6C6255D6" w14:textId="77777777" w:rsidR="00A21722" w:rsidRDefault="001E6592" w:rsidP="006138A3">
      <w:pPr>
        <w:pStyle w:val="Compact"/>
        <w:numPr>
          <w:ilvl w:val="0"/>
          <w:numId w:val="79"/>
        </w:numPr>
      </w:pPr>
      <w:r>
        <w:t>Screening intervention modelling</w:t>
      </w:r>
    </w:p>
    <w:p w14:paraId="1383D20E" w14:textId="77777777" w:rsidR="00A21722" w:rsidRDefault="001E6592" w:rsidP="006138A3">
      <w:pPr>
        <w:pStyle w:val="Compact"/>
        <w:numPr>
          <w:ilvl w:val="0"/>
          <w:numId w:val="79"/>
        </w:numPr>
      </w:pPr>
      <w:r>
        <w:t>Early detection assessment</w:t>
      </w:r>
    </w:p>
    <w:p w14:paraId="431E185C" w14:textId="77777777" w:rsidR="00A21722" w:rsidRDefault="001E6592" w:rsidP="006138A3">
      <w:pPr>
        <w:pStyle w:val="Compact"/>
        <w:numPr>
          <w:ilvl w:val="0"/>
          <w:numId w:val="79"/>
        </w:numPr>
      </w:pPr>
      <w:r>
        <w:t>Preventive screening models</w:t>
      </w:r>
    </w:p>
    <w:p w14:paraId="749960E1" w14:textId="77777777" w:rsidR="00A21722" w:rsidRDefault="001E6592" w:rsidP="006138A3">
      <w:pPr>
        <w:pStyle w:val="Compact"/>
        <w:numPr>
          <w:ilvl w:val="0"/>
          <w:numId w:val="79"/>
        </w:numPr>
      </w:pPr>
      <w:r>
        <w:t>Diagnostic programme evaluation</w:t>
      </w:r>
    </w:p>
    <w:p w14:paraId="3B268150" w14:textId="77777777" w:rsidR="00A21722" w:rsidRDefault="001E6592" w:rsidP="006138A3">
      <w:pPr>
        <w:pStyle w:val="Compact"/>
        <w:numPr>
          <w:ilvl w:val="0"/>
          <w:numId w:val="79"/>
        </w:numPr>
      </w:pPr>
      <w:r>
        <w:t>Screening cost-effectiveness analysis</w:t>
      </w:r>
    </w:p>
    <w:p w14:paraId="4F3BB15A" w14:textId="77777777" w:rsidR="00A21722" w:rsidRDefault="001E6592">
      <w:pPr>
        <w:pStyle w:val="Heading3"/>
      </w:pPr>
      <w:bookmarkStart w:id="194" w:name="see-also-3"/>
      <w:bookmarkEnd w:id="193"/>
      <w:r>
        <w:t>See also</w:t>
      </w:r>
    </w:p>
    <w:p w14:paraId="400FBAFD" w14:textId="77777777" w:rsidR="00A21722" w:rsidRDefault="001E6592" w:rsidP="006138A3">
      <w:pPr>
        <w:pStyle w:val="Compact"/>
        <w:numPr>
          <w:ilvl w:val="0"/>
          <w:numId w:val="80"/>
        </w:numPr>
      </w:pPr>
      <w:r>
        <w:t>Strategy or program evaluation modelling</w:t>
      </w:r>
    </w:p>
    <w:p w14:paraId="368547F7" w14:textId="77777777" w:rsidR="00A21722" w:rsidRDefault="001E6592" w:rsidP="006138A3">
      <w:pPr>
        <w:pStyle w:val="Compact"/>
        <w:numPr>
          <w:ilvl w:val="0"/>
          <w:numId w:val="80"/>
        </w:numPr>
      </w:pPr>
      <w:r>
        <w:t>Cancer screening models</w:t>
      </w:r>
    </w:p>
    <w:p w14:paraId="32269038" w14:textId="77777777" w:rsidR="00A21722" w:rsidRDefault="001E6592" w:rsidP="006138A3">
      <w:pPr>
        <w:pStyle w:val="Compact"/>
        <w:numPr>
          <w:ilvl w:val="0"/>
          <w:numId w:val="80"/>
        </w:numPr>
      </w:pPr>
      <w:r>
        <w:t>Diagnostic test evaluation</w:t>
      </w:r>
    </w:p>
    <w:p w14:paraId="0C7784BF" w14:textId="77777777" w:rsidR="00A21722" w:rsidRDefault="001E6592" w:rsidP="006138A3">
      <w:pPr>
        <w:pStyle w:val="Compact"/>
        <w:numPr>
          <w:ilvl w:val="0"/>
          <w:numId w:val="80"/>
        </w:numPr>
      </w:pPr>
      <w:r>
        <w:t>Health technology assessment</w:t>
      </w:r>
    </w:p>
    <w:p w14:paraId="602C430A" w14:textId="77777777" w:rsidR="00A21722" w:rsidRDefault="001E6592" w:rsidP="006138A3">
      <w:pPr>
        <w:pStyle w:val="Compact"/>
        <w:numPr>
          <w:ilvl w:val="0"/>
          <w:numId w:val="80"/>
        </w:numPr>
      </w:pPr>
      <w:r>
        <w:t>Disease detection modelling</w:t>
      </w:r>
    </w:p>
    <w:p w14:paraId="1D14C48E" w14:textId="77777777" w:rsidR="00A21722" w:rsidRDefault="001E6592">
      <w:pPr>
        <w:pStyle w:val="Heading3"/>
      </w:pPr>
      <w:bookmarkStart w:id="195" w:name="definition-3"/>
      <w:bookmarkEnd w:id="194"/>
      <w:r>
        <w:t>Definition</w:t>
      </w:r>
    </w:p>
    <w:p w14:paraId="40C540F8" w14:textId="77777777" w:rsidR="00A21722" w:rsidRDefault="001E6592">
      <w:pPr>
        <w:pStyle w:val="FirstParagraph"/>
      </w:pPr>
      <w:r>
        <w:t>Screening program evaluation models simulate the effectiveness and efficiency of health screening strategies in a population.</w:t>
      </w:r>
    </w:p>
    <w:p w14:paraId="6A5A4B93" w14:textId="77777777" w:rsidR="00A21722" w:rsidRDefault="001E6592">
      <w:pPr>
        <w:pStyle w:val="Heading3"/>
      </w:pPr>
      <w:bookmarkStart w:id="196" w:name="description-3"/>
      <w:bookmarkEnd w:id="195"/>
      <w:r>
        <w:t>Description</w:t>
      </w:r>
    </w:p>
    <w:p w14:paraId="25122C4F" w14:textId="77777777" w:rsidR="00A21722" w:rsidRDefault="001E6592">
      <w:pPr>
        <w:pStyle w:val="FirstParagraph"/>
      </w:pPr>
      <w:r>
        <w:t>Screening program evaluation involves modelling the implementation of screening strategies to detect diseases or conditions at an early, more treatable stage. These models assess various aspects of screening programs, including optimal screening intervals, target populations, test performance, participation rates, and potential harms such as overdiagnosis and false positives.</w:t>
      </w:r>
    </w:p>
    <w:p w14:paraId="453A8760" w14:textId="77777777" w:rsidR="00A21722" w:rsidRDefault="001E6592">
      <w:pPr>
        <w:pStyle w:val="BodyText"/>
      </w:pPr>
      <w:r>
        <w:t xml:space="preserve">These models help determine the most effective and cost-efficient screening strategies by simulating different scenarios. They consider outcomes like disease incidence, mortality reduction, quality of life, costs, and resource utilization. Such evaluations are </w:t>
      </w:r>
      <w:r>
        <w:lastRenderedPageBreak/>
        <w:t>crucial for informing public health guidelines and policies regarding population-wide screening programs.</w:t>
      </w:r>
    </w:p>
    <w:p w14:paraId="71683BF3" w14:textId="77777777" w:rsidR="00A21722" w:rsidRDefault="001E6592">
      <w:pPr>
        <w:pStyle w:val="Heading3"/>
      </w:pPr>
      <w:bookmarkStart w:id="197" w:name="examples-3"/>
      <w:bookmarkEnd w:id="196"/>
      <w:r>
        <w:t>Examples</w:t>
      </w:r>
    </w:p>
    <w:p w14:paraId="46D0BD75" w14:textId="77777777" w:rsidR="00A21722" w:rsidRDefault="001E6592">
      <w:pPr>
        <w:pStyle w:val="FirstParagraph"/>
      </w:pPr>
      <w:r>
        <w:t>Evaluating the effectiveness and cost-efficiency of different breast cancer screening strategies using mammography. The model simulates various screening intervals (annual, biennial, or triennial) and target age groups (e.g., 40–74, 50–74, or 55–74 years) to determine the optimal approach for reducing breast cancer mortality while considering costs and potential harms.</w:t>
      </w:r>
    </w:p>
    <w:p w14:paraId="510105CC" w14:textId="77777777" w:rsidR="00A21722" w:rsidRDefault="001E6592">
      <w:pPr>
        <w:pStyle w:val="Heading2"/>
      </w:pPr>
      <w:bookmarkStart w:id="198" w:name="X4f6b7fe9c848a7d7681511b8dd0b470276c057a"/>
      <w:bookmarkEnd w:id="192"/>
      <w:bookmarkEnd w:id="197"/>
      <w:r>
        <w:t>4. Health promotion versus medical treatment</w:t>
      </w:r>
    </w:p>
    <w:p w14:paraId="2F484A36" w14:textId="77777777" w:rsidR="00A21722" w:rsidRDefault="001E6592">
      <w:pPr>
        <w:pStyle w:val="Heading3"/>
      </w:pPr>
      <w:bookmarkStart w:id="199" w:name="synonyms-4"/>
      <w:r>
        <w:t>Synonyms</w:t>
      </w:r>
    </w:p>
    <w:p w14:paraId="0353D110" w14:textId="77777777" w:rsidR="00A21722" w:rsidRDefault="001E6592" w:rsidP="006138A3">
      <w:pPr>
        <w:pStyle w:val="Compact"/>
        <w:numPr>
          <w:ilvl w:val="0"/>
          <w:numId w:val="81"/>
        </w:numPr>
      </w:pPr>
      <w:r>
        <w:t>Prevention versus treatment modelling</w:t>
      </w:r>
    </w:p>
    <w:p w14:paraId="41880550" w14:textId="77777777" w:rsidR="00A21722" w:rsidRDefault="001E6592" w:rsidP="006138A3">
      <w:pPr>
        <w:pStyle w:val="Compact"/>
        <w:numPr>
          <w:ilvl w:val="0"/>
          <w:numId w:val="81"/>
        </w:numPr>
      </w:pPr>
      <w:r>
        <w:t>Health promotion impact assessment</w:t>
      </w:r>
    </w:p>
    <w:p w14:paraId="1A40B83E" w14:textId="77777777" w:rsidR="00A21722" w:rsidRDefault="001E6592" w:rsidP="006138A3">
      <w:pPr>
        <w:pStyle w:val="Compact"/>
        <w:numPr>
          <w:ilvl w:val="0"/>
          <w:numId w:val="81"/>
        </w:numPr>
      </w:pPr>
      <w:r>
        <w:t>Comparative intervention modelling</w:t>
      </w:r>
    </w:p>
    <w:p w14:paraId="3FE8D566" w14:textId="77777777" w:rsidR="00A21722" w:rsidRDefault="001E6592" w:rsidP="006138A3">
      <w:pPr>
        <w:pStyle w:val="Compact"/>
        <w:numPr>
          <w:ilvl w:val="0"/>
          <w:numId w:val="81"/>
        </w:numPr>
      </w:pPr>
      <w:r>
        <w:t>Preventive care evaluation</w:t>
      </w:r>
    </w:p>
    <w:p w14:paraId="624F90B4" w14:textId="77777777" w:rsidR="00A21722" w:rsidRDefault="001E6592" w:rsidP="006138A3">
      <w:pPr>
        <w:pStyle w:val="Compact"/>
        <w:numPr>
          <w:ilvl w:val="0"/>
          <w:numId w:val="81"/>
        </w:numPr>
      </w:pPr>
      <w:r>
        <w:t>Lifestyle intervention modelling</w:t>
      </w:r>
    </w:p>
    <w:p w14:paraId="216F43C0" w14:textId="77777777" w:rsidR="00A21722" w:rsidRDefault="001E6592">
      <w:pPr>
        <w:pStyle w:val="Heading3"/>
      </w:pPr>
      <w:bookmarkStart w:id="200" w:name="see-also-4"/>
      <w:bookmarkEnd w:id="199"/>
      <w:r>
        <w:t>See also</w:t>
      </w:r>
    </w:p>
    <w:p w14:paraId="4486E7FA" w14:textId="77777777" w:rsidR="00A21722" w:rsidRDefault="001E6592" w:rsidP="006138A3">
      <w:pPr>
        <w:pStyle w:val="Compact"/>
        <w:numPr>
          <w:ilvl w:val="0"/>
          <w:numId w:val="82"/>
        </w:numPr>
      </w:pPr>
      <w:r>
        <w:t>Cost-effectiveness of prevention</w:t>
      </w:r>
    </w:p>
    <w:p w14:paraId="067E49C0" w14:textId="77777777" w:rsidR="00A21722" w:rsidRDefault="001E6592" w:rsidP="006138A3">
      <w:pPr>
        <w:pStyle w:val="Compact"/>
        <w:numPr>
          <w:ilvl w:val="0"/>
          <w:numId w:val="82"/>
        </w:numPr>
      </w:pPr>
      <w:r>
        <w:t>Public health intervention models</w:t>
      </w:r>
    </w:p>
    <w:p w14:paraId="35DFFBC1" w14:textId="77777777" w:rsidR="00A21722" w:rsidRDefault="001E6592" w:rsidP="006138A3">
      <w:pPr>
        <w:pStyle w:val="Compact"/>
        <w:numPr>
          <w:ilvl w:val="0"/>
          <w:numId w:val="82"/>
        </w:numPr>
      </w:pPr>
      <w:r>
        <w:t>Chronic disease management</w:t>
      </w:r>
    </w:p>
    <w:p w14:paraId="6CC9ED02" w14:textId="77777777" w:rsidR="00A21722" w:rsidRDefault="001E6592" w:rsidP="006138A3">
      <w:pPr>
        <w:pStyle w:val="Compact"/>
        <w:numPr>
          <w:ilvl w:val="0"/>
          <w:numId w:val="82"/>
        </w:numPr>
      </w:pPr>
      <w:r>
        <w:t>Behavioural intervention modelling</w:t>
      </w:r>
    </w:p>
    <w:p w14:paraId="19965406" w14:textId="77777777" w:rsidR="00A21722" w:rsidRDefault="001E6592">
      <w:pPr>
        <w:pStyle w:val="Heading3"/>
      </w:pPr>
      <w:bookmarkStart w:id="201" w:name="definition-4"/>
      <w:bookmarkEnd w:id="200"/>
      <w:r>
        <w:t>Definition</w:t>
      </w:r>
    </w:p>
    <w:p w14:paraId="37222C0B" w14:textId="77777777" w:rsidR="00A21722" w:rsidRDefault="001E6592">
      <w:pPr>
        <w:pStyle w:val="FirstParagraph"/>
      </w:pPr>
      <w:r>
        <w:t>Health promotion versus medical treatment models compare the impacts of preventive health strategies with medical treatments on population health outcomes.</w:t>
      </w:r>
    </w:p>
    <w:p w14:paraId="35006EE0" w14:textId="77777777" w:rsidR="00A21722" w:rsidRDefault="001E6592">
      <w:pPr>
        <w:pStyle w:val="Heading3"/>
      </w:pPr>
      <w:bookmarkStart w:id="202" w:name="description-4"/>
      <w:bookmarkEnd w:id="201"/>
      <w:r>
        <w:t>Description</w:t>
      </w:r>
    </w:p>
    <w:p w14:paraId="6CAA48C9" w14:textId="77777777" w:rsidR="00A21722" w:rsidRDefault="001E6592">
      <w:pPr>
        <w:pStyle w:val="FirstParagraph"/>
      </w:pPr>
      <w:r>
        <w:t>These models assess the relative effectiveness, cost-effectiveness, and long-term outcomes of health promotion activities (such as lifestyle interventions or public health campaigns) compared to medical treatments (like medications or surgical procedures). By simulating both approaches, the models help determine the most beneficial strategies for preventing or managing non-communicable diseases.</w:t>
      </w:r>
    </w:p>
    <w:p w14:paraId="5BB736D0" w14:textId="77777777" w:rsidR="00A21722" w:rsidRDefault="001E6592">
      <w:pPr>
        <w:pStyle w:val="BodyText"/>
      </w:pPr>
      <w:r>
        <w:lastRenderedPageBreak/>
        <w:t>The models incorporate intervention efficacy, adherence rates, side effects, costs, and impact on quality of life. They can highlight the potential of preventive measures to reduce disease incidence and healthcare costs compared to treating diseases after they develop.</w:t>
      </w:r>
    </w:p>
    <w:p w14:paraId="1EBEA3B4" w14:textId="77777777" w:rsidR="00A21722" w:rsidRDefault="001E6592">
      <w:pPr>
        <w:pStyle w:val="Heading3"/>
      </w:pPr>
      <w:bookmarkStart w:id="203" w:name="examples-4"/>
      <w:bookmarkEnd w:id="202"/>
      <w:r>
        <w:t>Examples</w:t>
      </w:r>
    </w:p>
    <w:p w14:paraId="129AF793" w14:textId="77777777" w:rsidR="00A21722" w:rsidRDefault="001E6592">
      <w:pPr>
        <w:pStyle w:val="FirstParagraph"/>
      </w:pPr>
      <w:r>
        <w:t>Comparing the long-term outcomes and cost-effectiveness of community-based mental health programs versus medication-based approaches for preventing depression. The model evaluates how preventive interventions like counselling and stress management impact the incidence of depression compared to pharmacological treatments.</w:t>
      </w:r>
    </w:p>
    <w:p w14:paraId="5E188B4E" w14:textId="77777777" w:rsidR="00A21722" w:rsidRDefault="001E6592">
      <w:pPr>
        <w:pStyle w:val="Heading2"/>
      </w:pPr>
      <w:bookmarkStart w:id="204" w:name="predictive-forecast-modelling"/>
      <w:bookmarkEnd w:id="198"/>
      <w:bookmarkEnd w:id="203"/>
      <w:r>
        <w:t>6. Predictive (forecast) modelling</w:t>
      </w:r>
    </w:p>
    <w:p w14:paraId="6EA5256C" w14:textId="77777777" w:rsidR="00A21722" w:rsidRDefault="001E6592">
      <w:pPr>
        <w:pStyle w:val="Heading3"/>
      </w:pPr>
      <w:bookmarkStart w:id="205" w:name="synonyms-5"/>
      <w:r>
        <w:t>Synonyms</w:t>
      </w:r>
    </w:p>
    <w:p w14:paraId="50998443" w14:textId="77777777" w:rsidR="00A21722" w:rsidRDefault="001E6592" w:rsidP="006138A3">
      <w:pPr>
        <w:pStyle w:val="Compact"/>
        <w:numPr>
          <w:ilvl w:val="0"/>
          <w:numId w:val="83"/>
        </w:numPr>
      </w:pPr>
      <w:r>
        <w:t>Disease forecasting</w:t>
      </w:r>
    </w:p>
    <w:p w14:paraId="2C73EB10" w14:textId="77777777" w:rsidR="00A21722" w:rsidRDefault="001E6592" w:rsidP="006138A3">
      <w:pPr>
        <w:pStyle w:val="Compact"/>
        <w:numPr>
          <w:ilvl w:val="0"/>
          <w:numId w:val="83"/>
        </w:numPr>
      </w:pPr>
      <w:r>
        <w:t>Health outcome prediction</w:t>
      </w:r>
    </w:p>
    <w:p w14:paraId="760D8DCA" w14:textId="77777777" w:rsidR="00A21722" w:rsidRDefault="001E6592" w:rsidP="006138A3">
      <w:pPr>
        <w:pStyle w:val="Compact"/>
        <w:numPr>
          <w:ilvl w:val="0"/>
          <w:numId w:val="83"/>
        </w:numPr>
      </w:pPr>
      <w:r>
        <w:t>Trend projection models</w:t>
      </w:r>
    </w:p>
    <w:p w14:paraId="01057B71" w14:textId="77777777" w:rsidR="00A21722" w:rsidRDefault="001E6592" w:rsidP="006138A3">
      <w:pPr>
        <w:pStyle w:val="Compact"/>
        <w:numPr>
          <w:ilvl w:val="0"/>
          <w:numId w:val="83"/>
        </w:numPr>
      </w:pPr>
      <w:r>
        <w:t>Epidemiological forecasting</w:t>
      </w:r>
    </w:p>
    <w:p w14:paraId="4A5D57AC" w14:textId="77777777" w:rsidR="00A21722" w:rsidRDefault="001E6592" w:rsidP="006138A3">
      <w:pPr>
        <w:pStyle w:val="Compact"/>
        <w:numPr>
          <w:ilvl w:val="0"/>
          <w:numId w:val="83"/>
        </w:numPr>
      </w:pPr>
      <w:r>
        <w:t>Scenario modelling</w:t>
      </w:r>
    </w:p>
    <w:p w14:paraId="79F92F1C" w14:textId="77777777" w:rsidR="00A21722" w:rsidRDefault="001E6592">
      <w:pPr>
        <w:pStyle w:val="Heading3"/>
      </w:pPr>
      <w:bookmarkStart w:id="206" w:name="see-also-5"/>
      <w:bookmarkEnd w:id="205"/>
      <w:r>
        <w:t>See also</w:t>
      </w:r>
    </w:p>
    <w:p w14:paraId="6791315E" w14:textId="77777777" w:rsidR="00A21722" w:rsidRDefault="001E6592" w:rsidP="006138A3">
      <w:pPr>
        <w:pStyle w:val="Compact"/>
        <w:numPr>
          <w:ilvl w:val="0"/>
          <w:numId w:val="84"/>
        </w:numPr>
      </w:pPr>
      <w:r>
        <w:t>Time-series analysis</w:t>
      </w:r>
    </w:p>
    <w:p w14:paraId="481FC814" w14:textId="77777777" w:rsidR="00A21722" w:rsidRDefault="001E6592" w:rsidP="006138A3">
      <w:pPr>
        <w:pStyle w:val="Compact"/>
        <w:numPr>
          <w:ilvl w:val="0"/>
          <w:numId w:val="84"/>
        </w:numPr>
      </w:pPr>
      <w:r>
        <w:t>Simulation of future disease burden</w:t>
      </w:r>
    </w:p>
    <w:p w14:paraId="064B7472" w14:textId="77777777" w:rsidR="00A21722" w:rsidRDefault="001E6592" w:rsidP="006138A3">
      <w:pPr>
        <w:pStyle w:val="Compact"/>
        <w:numPr>
          <w:ilvl w:val="0"/>
          <w:numId w:val="84"/>
        </w:numPr>
      </w:pPr>
      <w:r>
        <w:t>Population projection models</w:t>
      </w:r>
    </w:p>
    <w:p w14:paraId="17BEF057" w14:textId="77777777" w:rsidR="00A21722" w:rsidRDefault="001E6592" w:rsidP="006138A3">
      <w:pPr>
        <w:pStyle w:val="Compact"/>
        <w:numPr>
          <w:ilvl w:val="0"/>
          <w:numId w:val="84"/>
        </w:numPr>
      </w:pPr>
      <w:r>
        <w:t>Health trend analysis</w:t>
      </w:r>
    </w:p>
    <w:p w14:paraId="1316F28E" w14:textId="77777777" w:rsidR="00A21722" w:rsidRDefault="001E6592">
      <w:pPr>
        <w:pStyle w:val="Heading3"/>
      </w:pPr>
      <w:bookmarkStart w:id="207" w:name="definition-5"/>
      <w:bookmarkEnd w:id="206"/>
      <w:r>
        <w:t>Definition</w:t>
      </w:r>
    </w:p>
    <w:p w14:paraId="7263E6DB" w14:textId="77777777" w:rsidR="00A21722" w:rsidRDefault="001E6592">
      <w:pPr>
        <w:pStyle w:val="FirstParagraph"/>
      </w:pPr>
      <w:r>
        <w:t>Predictive modelling forecasts future health outcomes or disease trends based on current data and assumptions.</w:t>
      </w:r>
    </w:p>
    <w:p w14:paraId="7D9C6561" w14:textId="77777777" w:rsidR="00A21722" w:rsidRDefault="001E6592">
      <w:pPr>
        <w:pStyle w:val="Heading3"/>
      </w:pPr>
      <w:bookmarkStart w:id="208" w:name="description-5"/>
      <w:bookmarkEnd w:id="207"/>
      <w:r>
        <w:t>Description</w:t>
      </w:r>
    </w:p>
    <w:p w14:paraId="73EA23CF" w14:textId="77777777" w:rsidR="00A21722" w:rsidRDefault="001E6592">
      <w:pPr>
        <w:pStyle w:val="FirstParagraph"/>
      </w:pPr>
      <w:r>
        <w:t>Predictive or forecast modelling uses statistical and computational methods to project future occurrences of diseases, health behaviours, or health outcomes in a population. These models incorporate current and historical data, demographic trends, and assumptions about future changes in risk factors or interventions.</w:t>
      </w:r>
    </w:p>
    <w:p w14:paraId="786CB9DA" w14:textId="77777777" w:rsidR="00A21722" w:rsidRDefault="001E6592">
      <w:pPr>
        <w:pStyle w:val="BodyText"/>
      </w:pPr>
      <w:r>
        <w:lastRenderedPageBreak/>
        <w:t>By exploring various scenarios, predictive models help anticipate future public health challenges and inform long-term planning. They can assess the potential impact of interventions, policy changes, or emerging trends on future disease burden, healthcare needs, and resource allocation.</w:t>
      </w:r>
    </w:p>
    <w:p w14:paraId="7E22D18F" w14:textId="77777777" w:rsidR="00A21722" w:rsidRDefault="001E6592">
      <w:pPr>
        <w:pStyle w:val="Heading3"/>
      </w:pPr>
      <w:bookmarkStart w:id="209" w:name="examples-5"/>
      <w:bookmarkEnd w:id="208"/>
      <w:r>
        <w:t>Examples</w:t>
      </w:r>
    </w:p>
    <w:p w14:paraId="18CE5469" w14:textId="77777777" w:rsidR="00A21722" w:rsidRDefault="001E6592">
      <w:pPr>
        <w:pStyle w:val="FirstParagraph"/>
      </w:pPr>
      <w:r>
        <w:t>Predicting the long-term impact of tobacco control policies on lung cancer rates while evaluating potential unintended consequences on different socioeconomic groups. The model forecasts how changes in smoking prevalence due to policy interventions may affect lung cancer incidence and mortality over several decades.</w:t>
      </w:r>
    </w:p>
    <w:p w14:paraId="3E89048E" w14:textId="77777777" w:rsidR="00A21722" w:rsidRDefault="001E6592">
      <w:pPr>
        <w:pStyle w:val="Heading2"/>
      </w:pPr>
      <w:bookmarkStart w:id="210" w:name="comparative-risk-modelling-and-analyses"/>
      <w:bookmarkEnd w:id="204"/>
      <w:bookmarkEnd w:id="209"/>
      <w:r>
        <w:t>7. Comparative risk modelling and analyses</w:t>
      </w:r>
    </w:p>
    <w:p w14:paraId="29808F35" w14:textId="77777777" w:rsidR="00A21722" w:rsidRDefault="001E6592">
      <w:pPr>
        <w:pStyle w:val="Heading3"/>
      </w:pPr>
      <w:bookmarkStart w:id="211" w:name="synonyms-6"/>
      <w:r>
        <w:t>Synonyms</w:t>
      </w:r>
    </w:p>
    <w:p w14:paraId="4402B301" w14:textId="77777777" w:rsidR="00A21722" w:rsidRDefault="001E6592" w:rsidP="006138A3">
      <w:pPr>
        <w:pStyle w:val="Compact"/>
        <w:numPr>
          <w:ilvl w:val="0"/>
          <w:numId w:val="85"/>
        </w:numPr>
      </w:pPr>
      <w:r>
        <w:t>Multiple risk factor modelling</w:t>
      </w:r>
    </w:p>
    <w:p w14:paraId="369A0388" w14:textId="77777777" w:rsidR="00A21722" w:rsidRDefault="001E6592" w:rsidP="006138A3">
      <w:pPr>
        <w:pStyle w:val="Compact"/>
        <w:numPr>
          <w:ilvl w:val="0"/>
          <w:numId w:val="85"/>
        </w:numPr>
      </w:pPr>
      <w:r>
        <w:t>Comparative exposure assessment</w:t>
      </w:r>
    </w:p>
    <w:p w14:paraId="4D864DE6" w14:textId="77777777" w:rsidR="00A21722" w:rsidRDefault="001E6592" w:rsidP="006138A3">
      <w:pPr>
        <w:pStyle w:val="Compact"/>
        <w:numPr>
          <w:ilvl w:val="0"/>
          <w:numId w:val="85"/>
        </w:numPr>
      </w:pPr>
      <w:r>
        <w:t>Risk factor interaction modelling</w:t>
      </w:r>
    </w:p>
    <w:p w14:paraId="3467540F" w14:textId="77777777" w:rsidR="00A21722" w:rsidRDefault="001E6592" w:rsidP="006138A3">
      <w:pPr>
        <w:pStyle w:val="Compact"/>
        <w:numPr>
          <w:ilvl w:val="0"/>
          <w:numId w:val="85"/>
        </w:numPr>
      </w:pPr>
      <w:r>
        <w:t>Integrated risk analysis</w:t>
      </w:r>
    </w:p>
    <w:p w14:paraId="7B10A5AD" w14:textId="77777777" w:rsidR="00A21722" w:rsidRDefault="001E6592" w:rsidP="006138A3">
      <w:pPr>
        <w:pStyle w:val="Compact"/>
        <w:numPr>
          <w:ilvl w:val="0"/>
          <w:numId w:val="85"/>
        </w:numPr>
      </w:pPr>
      <w:r>
        <w:t>Concurrent risk evaluation</w:t>
      </w:r>
    </w:p>
    <w:p w14:paraId="48B0E312" w14:textId="77777777" w:rsidR="00A21722" w:rsidRDefault="001E6592">
      <w:pPr>
        <w:pStyle w:val="Heading3"/>
      </w:pPr>
      <w:bookmarkStart w:id="212" w:name="see-also-6"/>
      <w:bookmarkEnd w:id="211"/>
      <w:r>
        <w:t>See also</w:t>
      </w:r>
    </w:p>
    <w:p w14:paraId="450401BB" w14:textId="77777777" w:rsidR="00A21722" w:rsidRDefault="001E6592" w:rsidP="006138A3">
      <w:pPr>
        <w:pStyle w:val="Compact"/>
        <w:numPr>
          <w:ilvl w:val="0"/>
          <w:numId w:val="86"/>
        </w:numPr>
      </w:pPr>
      <w:r>
        <w:t>Risk assessment models</w:t>
      </w:r>
    </w:p>
    <w:p w14:paraId="45C334C1" w14:textId="77777777" w:rsidR="00A21722" w:rsidRDefault="001E6592" w:rsidP="006138A3">
      <w:pPr>
        <w:pStyle w:val="Compact"/>
        <w:numPr>
          <w:ilvl w:val="0"/>
          <w:numId w:val="86"/>
        </w:numPr>
      </w:pPr>
      <w:r>
        <w:t>Multivariate risk analysis</w:t>
      </w:r>
    </w:p>
    <w:p w14:paraId="6CCBB770" w14:textId="77777777" w:rsidR="00A21722" w:rsidRDefault="001E6592" w:rsidP="006138A3">
      <w:pPr>
        <w:pStyle w:val="Compact"/>
        <w:numPr>
          <w:ilvl w:val="0"/>
          <w:numId w:val="86"/>
        </w:numPr>
      </w:pPr>
      <w:r>
        <w:t>Population attributable risk</w:t>
      </w:r>
    </w:p>
    <w:p w14:paraId="5E493008" w14:textId="77777777" w:rsidR="00A21722" w:rsidRDefault="001E6592" w:rsidP="006138A3">
      <w:pPr>
        <w:pStyle w:val="Compact"/>
        <w:numPr>
          <w:ilvl w:val="0"/>
          <w:numId w:val="86"/>
        </w:numPr>
      </w:pPr>
      <w:r>
        <w:t>Burden of disease studies</w:t>
      </w:r>
    </w:p>
    <w:p w14:paraId="38C495C6" w14:textId="77777777" w:rsidR="00A21722" w:rsidRDefault="001E6592">
      <w:pPr>
        <w:pStyle w:val="Heading3"/>
      </w:pPr>
      <w:bookmarkStart w:id="213" w:name="definition-6"/>
      <w:bookmarkEnd w:id="212"/>
      <w:r>
        <w:t>Definition</w:t>
      </w:r>
    </w:p>
    <w:p w14:paraId="68B291DD" w14:textId="77777777" w:rsidR="00A21722" w:rsidRDefault="001E6592">
      <w:pPr>
        <w:pStyle w:val="FirstParagraph"/>
      </w:pPr>
      <w:r>
        <w:t>Comparative risk modelling analyses multiple risk factors to understand their combined impact on health outcomes.</w:t>
      </w:r>
    </w:p>
    <w:p w14:paraId="2592A952" w14:textId="77777777" w:rsidR="00A21722" w:rsidRDefault="001E6592">
      <w:pPr>
        <w:pStyle w:val="Heading3"/>
      </w:pPr>
      <w:bookmarkStart w:id="214" w:name="description-6"/>
      <w:bookmarkEnd w:id="213"/>
      <w:r>
        <w:t>Description</w:t>
      </w:r>
    </w:p>
    <w:p w14:paraId="0676870F" w14:textId="77777777" w:rsidR="00A21722" w:rsidRDefault="001E6592">
      <w:pPr>
        <w:pStyle w:val="FirstParagraph"/>
      </w:pPr>
      <w:r>
        <w:t>These models evaluate and compare the effects of different risk factors or exposures on health outcomes within a population. By analysing multiple risks simultaneously, the models can estimate various factors’ relative and combined contributions to disease burden.</w:t>
      </w:r>
    </w:p>
    <w:p w14:paraId="0C27FCE1" w14:textId="77777777" w:rsidR="00A21722" w:rsidRDefault="001E6592">
      <w:pPr>
        <w:pStyle w:val="BodyText"/>
      </w:pPr>
      <w:r>
        <w:lastRenderedPageBreak/>
        <w:t>Comparative risk modelling helps identify the most significant risk factors, understand interactions between risks, and prioritize interventions. It also explores the plausible range of scenario effects and examines similarities and differences when there are variations in scenario outcomes.</w:t>
      </w:r>
    </w:p>
    <w:p w14:paraId="751D0094" w14:textId="77777777" w:rsidR="00A21722" w:rsidRDefault="001E6592">
      <w:pPr>
        <w:pStyle w:val="Heading3"/>
      </w:pPr>
      <w:bookmarkStart w:id="215" w:name="examples-6"/>
      <w:bookmarkEnd w:id="214"/>
      <w:r>
        <w:t>Examples</w:t>
      </w:r>
    </w:p>
    <w:p w14:paraId="74AC1A7C" w14:textId="77777777" w:rsidR="00A21722" w:rsidRDefault="001E6592">
      <w:pPr>
        <w:pStyle w:val="FirstParagraph"/>
      </w:pPr>
      <w:r>
        <w:t>Comparing several modelling studies to understand the plausible range of effects of reducing different risk factors on cardiovascular disease incidence. The analysis examines how interventions targeting smoking cessation, dietary improvements, and increased physical activity may individually and collectively impact health outcomes.</w:t>
      </w:r>
    </w:p>
    <w:p w14:paraId="0980F678" w14:textId="77777777" w:rsidR="00A21722" w:rsidRDefault="001E6592">
      <w:pPr>
        <w:pStyle w:val="Heading2"/>
      </w:pPr>
      <w:bookmarkStart w:id="216" w:name="comparative-or-ensemble-modelling"/>
      <w:bookmarkEnd w:id="210"/>
      <w:bookmarkEnd w:id="215"/>
      <w:r>
        <w:t>8. Comparative or ensemble modelling</w:t>
      </w:r>
    </w:p>
    <w:p w14:paraId="337C10F8" w14:textId="77777777" w:rsidR="00A21722" w:rsidRDefault="001E6592">
      <w:pPr>
        <w:pStyle w:val="Heading3"/>
      </w:pPr>
      <w:bookmarkStart w:id="217" w:name="synonyms-7"/>
      <w:r>
        <w:t>Synonyms</w:t>
      </w:r>
    </w:p>
    <w:p w14:paraId="39A3B67D" w14:textId="77777777" w:rsidR="00A21722" w:rsidRDefault="001E6592" w:rsidP="006138A3">
      <w:pPr>
        <w:pStyle w:val="Compact"/>
        <w:numPr>
          <w:ilvl w:val="0"/>
          <w:numId w:val="87"/>
        </w:numPr>
      </w:pPr>
      <w:r>
        <w:t>Comparative modelling approach</w:t>
      </w:r>
    </w:p>
    <w:p w14:paraId="589C9C52" w14:textId="77777777" w:rsidR="00A21722" w:rsidRDefault="001E6592" w:rsidP="006138A3">
      <w:pPr>
        <w:pStyle w:val="Compact"/>
        <w:numPr>
          <w:ilvl w:val="0"/>
          <w:numId w:val="87"/>
        </w:numPr>
      </w:pPr>
      <w:r>
        <w:t>Ensemble modelling</w:t>
      </w:r>
    </w:p>
    <w:p w14:paraId="0B25D780" w14:textId="77777777" w:rsidR="00A21722" w:rsidRDefault="001E6592" w:rsidP="006138A3">
      <w:pPr>
        <w:pStyle w:val="Compact"/>
        <w:numPr>
          <w:ilvl w:val="0"/>
          <w:numId w:val="87"/>
        </w:numPr>
      </w:pPr>
      <w:r>
        <w:t>Model intercomparison</w:t>
      </w:r>
    </w:p>
    <w:p w14:paraId="45C8F795" w14:textId="77777777" w:rsidR="00A21722" w:rsidRDefault="001E6592" w:rsidP="006138A3">
      <w:pPr>
        <w:pStyle w:val="Compact"/>
        <w:numPr>
          <w:ilvl w:val="0"/>
          <w:numId w:val="87"/>
        </w:numPr>
      </w:pPr>
      <w:r>
        <w:t>Ensemble forecasting</w:t>
      </w:r>
    </w:p>
    <w:p w14:paraId="49CEDDCE" w14:textId="77777777" w:rsidR="00A21722" w:rsidRDefault="001E6592" w:rsidP="006138A3">
      <w:pPr>
        <w:pStyle w:val="Compact"/>
        <w:numPr>
          <w:ilvl w:val="0"/>
          <w:numId w:val="87"/>
        </w:numPr>
      </w:pPr>
      <w:r>
        <w:t>Multi-model analysis</w:t>
      </w:r>
    </w:p>
    <w:p w14:paraId="201FF70A" w14:textId="77777777" w:rsidR="00A21722" w:rsidRDefault="001E6592" w:rsidP="006138A3">
      <w:pPr>
        <w:pStyle w:val="Compact"/>
        <w:numPr>
          <w:ilvl w:val="0"/>
          <w:numId w:val="87"/>
        </w:numPr>
      </w:pPr>
      <w:r>
        <w:t>Combined modelling approach</w:t>
      </w:r>
    </w:p>
    <w:p w14:paraId="0554EDE3" w14:textId="77777777" w:rsidR="00A21722" w:rsidRDefault="001E6592" w:rsidP="006138A3">
      <w:pPr>
        <w:pStyle w:val="Compact"/>
        <w:numPr>
          <w:ilvl w:val="0"/>
          <w:numId w:val="87"/>
        </w:numPr>
      </w:pPr>
      <w:r>
        <w:t>Collaborative modelling</w:t>
      </w:r>
    </w:p>
    <w:p w14:paraId="2636DA3C" w14:textId="77777777" w:rsidR="00A21722" w:rsidRDefault="001E6592" w:rsidP="006138A3">
      <w:pPr>
        <w:pStyle w:val="Compact"/>
        <w:numPr>
          <w:ilvl w:val="0"/>
          <w:numId w:val="87"/>
        </w:numPr>
      </w:pPr>
      <w:r>
        <w:t>Model fusion</w:t>
      </w:r>
    </w:p>
    <w:p w14:paraId="215EEF30" w14:textId="77777777" w:rsidR="00A21722" w:rsidRDefault="001E6592" w:rsidP="006138A3">
      <w:pPr>
        <w:pStyle w:val="Compact"/>
        <w:numPr>
          <w:ilvl w:val="0"/>
          <w:numId w:val="87"/>
        </w:numPr>
      </w:pPr>
      <w:r>
        <w:t>Integrated model evaluation</w:t>
      </w:r>
    </w:p>
    <w:p w14:paraId="520AD18A" w14:textId="77777777" w:rsidR="00A21722" w:rsidRDefault="001E6592" w:rsidP="006138A3">
      <w:pPr>
        <w:pStyle w:val="Compact"/>
        <w:numPr>
          <w:ilvl w:val="0"/>
          <w:numId w:val="87"/>
        </w:numPr>
      </w:pPr>
      <w:r>
        <w:t>Cross-model validation</w:t>
      </w:r>
    </w:p>
    <w:p w14:paraId="04157174" w14:textId="77777777" w:rsidR="00A21722" w:rsidRDefault="001E6592">
      <w:pPr>
        <w:pStyle w:val="Heading3"/>
      </w:pPr>
      <w:bookmarkStart w:id="218" w:name="see-also-7"/>
      <w:bookmarkEnd w:id="217"/>
      <w:r>
        <w:t>See also</w:t>
      </w:r>
    </w:p>
    <w:p w14:paraId="45AE2C35" w14:textId="77777777" w:rsidR="00A21722" w:rsidRDefault="001E6592" w:rsidP="006138A3">
      <w:pPr>
        <w:pStyle w:val="Compact"/>
        <w:numPr>
          <w:ilvl w:val="0"/>
          <w:numId w:val="88"/>
        </w:numPr>
      </w:pPr>
      <w:r>
        <w:t>Model averaging</w:t>
      </w:r>
    </w:p>
    <w:p w14:paraId="45E2C884" w14:textId="77777777" w:rsidR="00A21722" w:rsidRDefault="001E6592" w:rsidP="006138A3">
      <w:pPr>
        <w:pStyle w:val="Compact"/>
        <w:numPr>
          <w:ilvl w:val="0"/>
          <w:numId w:val="88"/>
        </w:numPr>
      </w:pPr>
      <w:r>
        <w:t>Uncertainty analysis</w:t>
      </w:r>
    </w:p>
    <w:p w14:paraId="283352EF" w14:textId="77777777" w:rsidR="00A21722" w:rsidRDefault="001E6592" w:rsidP="006138A3">
      <w:pPr>
        <w:pStyle w:val="Compact"/>
        <w:numPr>
          <w:ilvl w:val="0"/>
          <w:numId w:val="88"/>
        </w:numPr>
      </w:pPr>
      <w:r>
        <w:t>Consensus modelling</w:t>
      </w:r>
    </w:p>
    <w:p w14:paraId="540172A4" w14:textId="77777777" w:rsidR="00A21722" w:rsidRDefault="001E6592" w:rsidP="006138A3">
      <w:pPr>
        <w:pStyle w:val="Compact"/>
        <w:numPr>
          <w:ilvl w:val="0"/>
          <w:numId w:val="88"/>
        </w:numPr>
      </w:pPr>
      <w:r>
        <w:t>Model validation</w:t>
      </w:r>
    </w:p>
    <w:p w14:paraId="5697D2EC" w14:textId="77777777" w:rsidR="00A21722" w:rsidRDefault="001E6592">
      <w:pPr>
        <w:pStyle w:val="Heading3"/>
      </w:pPr>
      <w:bookmarkStart w:id="219" w:name="definition-7"/>
      <w:bookmarkEnd w:id="218"/>
      <w:r>
        <w:lastRenderedPageBreak/>
        <w:t>Definition</w:t>
      </w:r>
    </w:p>
    <w:p w14:paraId="19837D4E" w14:textId="77777777" w:rsidR="00A21722" w:rsidRDefault="001E6592">
      <w:pPr>
        <w:pStyle w:val="Heading3"/>
      </w:pPr>
      <w:bookmarkStart w:id="220" w:name="X75f443d9f75975a7c5e06934b116a22d3625cc9"/>
      <w:bookmarkEnd w:id="219"/>
      <w:r>
        <w:t>Comparative or ensemble modelling combines multiple models to improve predictions, quantify uncertainty, and enhance confidence in projected outcomes by assessing variability across different modelling approaches.</w:t>
      </w:r>
    </w:p>
    <w:p w14:paraId="646ADD72" w14:textId="77777777" w:rsidR="00A21722" w:rsidRDefault="001E6592">
      <w:pPr>
        <w:pStyle w:val="Heading3"/>
      </w:pPr>
      <w:bookmarkStart w:id="221" w:name="description-7"/>
      <w:bookmarkEnd w:id="220"/>
      <w:r>
        <w:t>Description</w:t>
      </w:r>
    </w:p>
    <w:p w14:paraId="72BE3C85" w14:textId="77777777" w:rsidR="00A21722" w:rsidRDefault="001E6592">
      <w:pPr>
        <w:pStyle w:val="FirstParagraph"/>
      </w:pPr>
      <w:r>
        <w:t>Ensemble modelling uses different models to simulate the same scenario or predict the same outcomes. By comparing and combining results from various models, researchers can assess the robustness of predictions, quantify uncertainties, and improve confidence in the findings.</w:t>
      </w:r>
    </w:p>
    <w:p w14:paraId="0724BFEB" w14:textId="77777777" w:rsidR="00A21722" w:rsidRDefault="001E6592">
      <w:pPr>
        <w:pStyle w:val="BodyText"/>
      </w:pPr>
      <w:r>
        <w:t>This approach acknowledges that different models may have varying structures, assumptions, and parameterizations, which can influence outcomes. Ensemble modelling helps identify consistent trends, understand the range of possible outcomes, and provide more reliable information for decision-making.</w:t>
      </w:r>
    </w:p>
    <w:p w14:paraId="27E348C1" w14:textId="77777777" w:rsidR="00A21722" w:rsidRDefault="001E6592">
      <w:pPr>
        <w:pStyle w:val="Heading3"/>
      </w:pPr>
      <w:bookmarkStart w:id="222" w:name="sub-types"/>
      <w:bookmarkEnd w:id="221"/>
      <w:r>
        <w:t>Sub-types</w:t>
      </w:r>
    </w:p>
    <w:p w14:paraId="556AD84C" w14:textId="77777777" w:rsidR="00A21722" w:rsidRDefault="001E6592">
      <w:pPr>
        <w:pStyle w:val="Heading2"/>
      </w:pPr>
      <w:bookmarkStart w:id="223" w:name="X7a439f8ddf391c37bde237f851acc9ec43c471c"/>
      <w:bookmarkEnd w:id="216"/>
      <w:bookmarkEnd w:id="222"/>
      <w:r>
        <w:t>Model intercomparison studies – Compare multiple models using standardized inputs to evaluate prediction variability.</w:t>
      </w:r>
    </w:p>
    <w:p w14:paraId="7EF8C0AF" w14:textId="77777777" w:rsidR="00A21722" w:rsidRDefault="001E6592">
      <w:pPr>
        <w:pStyle w:val="Heading2"/>
      </w:pPr>
      <w:bookmarkStart w:id="224" w:name="X456ecd89b9a38598ea94a8a6b46f664ea8a1d5d"/>
      <w:bookmarkEnd w:id="223"/>
      <w:r>
        <w:t>Ensemble forecasting – Generate combined predictions from multiple models, weighting them based on performance.</w:t>
      </w:r>
    </w:p>
    <w:p w14:paraId="2804FB0D" w14:textId="77777777" w:rsidR="00A21722" w:rsidRDefault="001E6592">
      <w:pPr>
        <w:pStyle w:val="Heading2"/>
      </w:pPr>
      <w:bookmarkStart w:id="225" w:name="Xd1ee925f7f174c4ebf3d60bab7174dc04eb4363"/>
      <w:bookmarkEnd w:id="224"/>
      <w:r>
        <w:t>Multi-model averaging – Use statistical techniques to blend outputs from different models for a more reliable forecast.</w:t>
      </w:r>
    </w:p>
    <w:p w14:paraId="621FF6C4" w14:textId="77777777" w:rsidR="00A21722" w:rsidRDefault="001E6592">
      <w:pPr>
        <w:pStyle w:val="Heading2"/>
      </w:pPr>
      <w:bookmarkStart w:id="226" w:name="X37ca2e8e0f50f49a47d5a0ebda46982eb4ad087"/>
      <w:bookmarkEnd w:id="225"/>
      <w:r>
        <w:t>Collaborative modelling consortia – Groups like CISNET (Cancer Intervention and Surveillance Modeling Network) coordinate multi-model studies for health policy evaluation.</w:t>
      </w:r>
    </w:p>
    <w:p w14:paraId="7F4A9D42" w14:textId="77777777" w:rsidR="00A21722" w:rsidRDefault="001E6592">
      <w:pPr>
        <w:pStyle w:val="Heading3"/>
      </w:pPr>
      <w:bookmarkStart w:id="227" w:name="example-studies"/>
      <w:r>
        <w:t>Example studies</w:t>
      </w:r>
    </w:p>
    <w:p w14:paraId="6C7FE7EE" w14:textId="17E8AF51" w:rsidR="00A21722" w:rsidRDefault="001E6592" w:rsidP="006138A3">
      <w:pPr>
        <w:numPr>
          <w:ilvl w:val="0"/>
          <w:numId w:val="89"/>
        </w:numPr>
      </w:pPr>
      <w:r>
        <w:rPr>
          <w:b/>
          <w:bCs/>
        </w:rPr>
        <w:t>Comparative modelling of lung cancer screening strategies.</w:t>
      </w:r>
      <w:r>
        <w:t xml:space="preserve"> De Koning et al. (2014) conducted a comparative modelling study using five independent simulation models to evaluate the benefits and harms of different CT lung cancer screening policies. The study identified efficient screening scenarios that balanced mortality reduction and overdiagnosis.</w:t>
      </w:r>
      <w:r>
        <w:fldChar w:fldCharType="begin"/>
      </w:r>
      <w:r w:rsidR="00A54519">
        <w:instrText xml:space="preserve"> ADDIN ZOTERO_ITEM CSL_CITATION {"citationID":"KiJF7BNL","properties":{"formattedCitation":"(26)","plainCitation":"(26)","noteIndex":0},"citationItems":[{"id":68284,"uris":["http://zotero.org/groups/5363837/items/3TW4TXQU"],"itemData":{"id":68284,"type":"article-journal","container-title":"Annals of internal medicine","DOI":"10.7326/M13-2316","ISSN":"0003-4819, 1539-3704","issue":"5","journalAbbreviation":"Ann. Intern. Med.","language":"en","license":"https://www.acpjournals.org/journal/aim/text-and-data-mining","note":"PMID: 24379002\nPMCID: PMC4116741","page":"311-320","source":"DOI.org (Crossref)","title":"Benefits and harms of computed tomography lung cancer screening strategies: a comparative modeling study for the U.S. preventive services task force","title-short":"Benefits and harms of computed tomography lung cancer screening strategies","URL":"http://annals.org/article.aspx?doi=10.7326/M13-2316","volume":"160","author":[{"family":"De Koning","given":"Harry J."},{"family":"Meza","given":"Rafael"},{"family":"Plevritis","given":"Sylvia K."},{"family":"Ten Haaf","given":"Kevin"},{"family":"Munshi","given":"Vidit N."},{"family":"Jeon","given":"Jihyoun"},{"family":"Erdogan","given":"Saadet Ayca"},{"family":"Kong","given":"Chung Yin"},{"family":"Han","given":"Summer S."},{"family":"Van Rosmalen","given":"Joost"},{"family":"Choi","given":"Sung Eun"},{"family":"Pinsky","given":"Paul F."},{"family":"De Gonzalez","given":"Amy Berrington"},{"family":"Berg","given":"Christine D."},{"family":"Black","given":"William C."},{"family":"Tammemägi","given":"Martin C."},{"family":"Hazelton","given":"William D."},{"family":"Feuer","given":"Eric J."},{"family":"McMahon","given":"Pamela M."}],"accessed":{"date-parts":[["2025",2,26]]},"issued":{"date-parts":[["2014",3,4]]},"citation-key":"DeKoning_AIM_2014"}}],"schema":"https://github.com/citation-style-language/schema/raw/master/csl-citation.json"} </w:instrText>
      </w:r>
      <w:r>
        <w:fldChar w:fldCharType="separate"/>
      </w:r>
      <w:r w:rsidR="00A54519">
        <w:t>(26)</w:t>
      </w:r>
      <w:r>
        <w:fldChar w:fldCharType="end"/>
      </w:r>
    </w:p>
    <w:p w14:paraId="01F19884" w14:textId="02987EC8" w:rsidR="00A21722" w:rsidRDefault="001E6592" w:rsidP="006138A3">
      <w:pPr>
        <w:numPr>
          <w:ilvl w:val="0"/>
          <w:numId w:val="89"/>
        </w:numPr>
      </w:pPr>
      <w:r>
        <w:rPr>
          <w:b/>
          <w:bCs/>
        </w:rPr>
        <w:t>Ensemble modelling of tobacco control policies.</w:t>
      </w:r>
      <w:r>
        <w:t xml:space="preserve"> Jeon et al. (2018) used a comparative modelling approach with four independent simulation models to </w:t>
      </w:r>
      <w:r>
        <w:lastRenderedPageBreak/>
        <w:t>estimate the impact of past and future tobacco control policies on lung cancer mortality in the U.S. The study provided a robust range of estimates for long-term tobacco-related deaths.</w:t>
      </w:r>
      <w:r>
        <w:fldChar w:fldCharType="begin"/>
      </w:r>
      <w:r w:rsidR="00A54519">
        <w:instrText xml:space="preserve"> ADDIN ZOTERO_ITEM CSL_CITATION {"citationID":"Q9Q5E2Pn","properties":{"formattedCitation":"(27)","plainCitation":"(27)","noteIndex":0},"citationItems":[{"id":68281,"uris":["http://zotero.org/groups/5363837/items/IJ72K6V4"],"itemData":{"id":68281,"type":"article-journal","container-title":"Annals of internal medicine","DOI":"10.7326/M18-1250","ISSN":"0003-4819, 1539-3704","issue":"10","journalAbbreviation":"Ann. Intern. Med.","language":"en","license":"https://www.acpjournals.org/journal/aim/text-and-data-mining","note":"ISBN: 0003-4819\npublisher: American College of Physicians\nPMID: 30304504\nPMCID: PMC6242740","page":"684-693","source":"DOI.org (Crossref)","title":"Smoking and lung cancer mortality in the United States from 2015 to 2065: a comparative modeling approach","title-short":"Smoking and lung cancer mortality in the United States from 2015 to 2065","URL":"https://www.acpjournals.org/doi/10.7326/M18-1250","volume":"169","author":[{"family":"Jeon","given":"Jihyoun"},{"family":"Holford","given":"Theodore R."},{"family":"Levy","given":"David T."},{"family":"Feuer","given":"Eric J."},{"family":"Cao","given":"Pianpian"},{"family":"Tam","given":"Jamie"},{"family":"Clarke","given":"Lauren"},{"family":"Clarke","given":"John"},{"family":"Kong","given":"Chung Yin"},{"family":"Meza","given":"Rafael"}],"accessed":{"date-parts":[["2025",2,26]]},"issued":{"date-parts":[["2018",11,20]]},"citation-key":"Jeon_AIM_2018"}}],"schema":"https://github.com/citation-style-language/schema/raw/master/csl-citation.json"} </w:instrText>
      </w:r>
      <w:r>
        <w:fldChar w:fldCharType="separate"/>
      </w:r>
      <w:r w:rsidR="00A54519">
        <w:t>(27)</w:t>
      </w:r>
      <w:r>
        <w:fldChar w:fldCharType="end"/>
      </w:r>
    </w:p>
    <w:p w14:paraId="2C74A797" w14:textId="1839AC5B" w:rsidR="00A21722" w:rsidRDefault="001E6592" w:rsidP="006138A3">
      <w:pPr>
        <w:numPr>
          <w:ilvl w:val="0"/>
          <w:numId w:val="89"/>
        </w:numPr>
      </w:pPr>
      <w:r>
        <w:rPr>
          <w:b/>
          <w:bCs/>
        </w:rPr>
        <w:t>Risk-based lung cancer screening strategies using multiple models.</w:t>
      </w:r>
      <w:r>
        <w:t xml:space="preserve"> Ten Haaf et al. (2019) used four natural history models to assess risk-based lung cancer screening strategies, comparing their effectiveness with USPSTF guidelines. The study showed that risk-based screening could prevent more lung cancer deaths but also highlighted concerns about overdiagnosis.</w:t>
      </w:r>
      <w:r>
        <w:fldChar w:fldCharType="begin"/>
      </w:r>
      <w:r w:rsidR="00A54519">
        <w:instrText xml:space="preserve"> ADDIN ZOTERO_ITEM CSL_CITATION {"citationID":"WPzm2JKG","properties":{"formattedCitation":"(28)","plainCitation":"(28)","noteIndex":0},"citationItems":[{"id":73062,"uris":["http://zotero.org/groups/5363837/items/82GTKLLE","http://zotero.org/groups/5363837/items/L9SEGG5X"],"itemData":{"id":73062,"type":"article-journal","abstract":"Background\n              Recommendations regarding personalized lung cancer screening are being informed by natural-history modeling. Therefore, understanding how differences in model assumptions affect model-based personalized screening recommendations is essential.\n            \n            \n              Design\n              Five Cancer Intervention and Surveillance Modeling Network (CISNET) models were evaluated. Lung cancer incidence, mortality, and stage distributions were compared across 4 theoretical scenarios to assess model assumptions regarding 1) sojourn times, 2) stage-specific sensitivities, and 3) screening-induced lung cancer mortality reductions. Analyses were stratified by sex and smoking behavior.\n            \n            \n              Results\n              Most cancers had sojourn times &lt;5</w:instrText>
      </w:r>
      <w:r w:rsidR="00A54519">
        <w:rPr>
          <w:rFonts w:ascii="Times New Roman" w:hAnsi="Times New Roman" w:cs="Times New Roman"/>
        </w:rPr>
        <w:instrText> </w:instrText>
      </w:r>
      <w:r w:rsidR="00A54519">
        <w:instrText>y (model range [MR]; lowest to highest value across models: 83.5%–98.7% of cancers). However, cancer aggressiveness still varied across models, as demonstrated by differences in proportions of cancers with sojourn times &lt;2</w:instrText>
      </w:r>
      <w:r w:rsidR="00A54519">
        <w:rPr>
          <w:rFonts w:ascii="Times New Roman" w:hAnsi="Times New Roman" w:cs="Times New Roman"/>
        </w:rPr>
        <w:instrText> </w:instrText>
      </w:r>
      <w:r w:rsidR="00A54519">
        <w:instrText>y (MR: 42.5%–64.6%) and 2 to 4</w:instrText>
      </w:r>
      <w:r w:rsidR="00A54519">
        <w:rPr>
          <w:rFonts w:ascii="Times New Roman" w:hAnsi="Times New Roman" w:cs="Times New Roman"/>
        </w:rPr>
        <w:instrText> </w:instrText>
      </w:r>
      <w:r w:rsidR="00A54519">
        <w:instrText>y (MR: 28.8%–43.6%). Stage-specific sensitivity varied, particularly for stage I (MR: 31.3%–91.5%). Screening reduced stage IV incidence in most models for 1 y postscreening; increased sensitivity prolonged this period to 2 to 5</w:instrText>
      </w:r>
      <w:r w:rsidR="00A54519">
        <w:rPr>
          <w:rFonts w:ascii="Times New Roman" w:hAnsi="Times New Roman" w:cs="Times New Roman"/>
        </w:rPr>
        <w:instrText> </w:instrText>
      </w:r>
      <w:r w:rsidR="00A54519">
        <w:instrText xml:space="preserve">y. Screening-induced lung cancer mortality reductions among lung cancers detected at screening ranged widely (MR: 14.6%–48.9%), demonstrating variations in modeled treatment effectiveness of screen-detected cases. All models assumed longer sojourn times and greater screening-induced lung cancer mortality reductions for women. Models assuming differences in cancer epidemiology by smoking behaviors assumed shorter sojourn times and lower screening-induced lung cancer mortality reductions for heavy smokers.\n            \n            \n              Conclusions\n              Model-based personalized screening recommendations are primarily driven by assumptions regarding sojourn times (favoring longer intervals for groups more likely to develop less aggressive cancers), sensitivity (higher sensitivities favoring longer intervals), and screening-induced mortality reductions (greater reductions favoring shorter intervals).\n            \n            \n              Implications\n              Models suggest longer screening intervals may be feasible and benefits may be greater for women and light smokers.\n            \n            \n              Highlights\n              Natural-history models are increasingly used to inform lung cancer screening, but causes for variations between models are difficult to assess. This is the first evaluation of these causes and their impact on personalized screening recommendations through easily interpretable metrics. Models vary regarding sojourn times, stage-specific sensitivities, and screening-induced lung cancer mortality reductions. Model outcomes were similar in predicting greater screening benefits for women and potentially light smokers. Longer screening intervals may be feasible for women and light smokers.","container-title":"Medical Decision Making","DOI":"10.1177/0272989X241249182","ISSN":"0272-989X, 1552-681X","issue":"5","journalAbbreviation":"Med Decis Making","language":"en","note":"PMCID: PMC11281869\nPMID: 38738534","page":"497-511","source":"DOI.org (Crossref)","title":"The Impact of Model Assumptions on Personalized Lung Cancer Screening Recommendations","URL":"https://journals.sagepub.com/doi/10.1177/0272989X241249182","volume":"44","author":[{"family":"Ten Haaf","given":"Kevin"},{"family":"De Nijs","given":"Koen"},{"family":"Simoni","given":"Giulia"},{"family":"Alban","given":"Andres"},{"family":"Cao","given":"Pianpian"},{"family":"Sun","given":"Zhuolu"},{"family":"Yong","given":"Jean"},{"family":"Jeon","given":"Jihyoun"},{"family":"Toumazis","given":"Iakovos"},{"family":"Han","given":"Summer S."},{"family":"Gazelle","given":"G. Scott"},{"family":"Kong","given":"Chung Ying"},{"family":"Plevritis","given":"Sylvia K."},{"family":"Meza","given":"Rafael"},{"family":"De Koning","given":"Harry J."}],"accessed":{"date-parts":[["2025",6,30]]},"issued":{"date-parts":[["2024",7]]},"citation-key":"TenHaaf_MDM_2024"}}],"schema":"https://github.com/citation-style-language/schema/raw/master/csl-citation.json"} </w:instrText>
      </w:r>
      <w:r>
        <w:fldChar w:fldCharType="separate"/>
      </w:r>
      <w:r w:rsidR="00A54519">
        <w:t>(28)</w:t>
      </w:r>
      <w:r>
        <w:fldChar w:fldCharType="end"/>
      </w:r>
    </w:p>
    <w:p w14:paraId="124E2912" w14:textId="77777777" w:rsidR="00A21722" w:rsidRDefault="001E6592">
      <w:pPr>
        <w:pStyle w:val="Heading2"/>
      </w:pPr>
      <w:bookmarkStart w:id="228" w:name="scalability"/>
      <w:bookmarkEnd w:id="226"/>
      <w:bookmarkEnd w:id="227"/>
      <w:r>
        <w:t>10. Scalability</w:t>
      </w:r>
    </w:p>
    <w:p w14:paraId="5B8A6085" w14:textId="77777777" w:rsidR="00A21722" w:rsidRDefault="001E6592">
      <w:pPr>
        <w:pStyle w:val="Heading3"/>
      </w:pPr>
      <w:bookmarkStart w:id="229" w:name="synonyms-8"/>
      <w:r>
        <w:t>Synonyms</w:t>
      </w:r>
    </w:p>
    <w:p w14:paraId="66A5A502" w14:textId="77777777" w:rsidR="00A21722" w:rsidRDefault="001E6592" w:rsidP="006138A3">
      <w:pPr>
        <w:pStyle w:val="Compact"/>
        <w:numPr>
          <w:ilvl w:val="0"/>
          <w:numId w:val="90"/>
        </w:numPr>
      </w:pPr>
      <w:r>
        <w:t>Scaling-up analysis</w:t>
      </w:r>
    </w:p>
    <w:p w14:paraId="7BB81DA2" w14:textId="77777777" w:rsidR="00A21722" w:rsidRDefault="001E6592" w:rsidP="006138A3">
      <w:pPr>
        <w:pStyle w:val="Compact"/>
        <w:numPr>
          <w:ilvl w:val="0"/>
          <w:numId w:val="90"/>
        </w:numPr>
      </w:pPr>
      <w:r>
        <w:t>Intervention expansion modelling</w:t>
      </w:r>
    </w:p>
    <w:p w14:paraId="6155BCDF" w14:textId="77777777" w:rsidR="00A21722" w:rsidRDefault="001E6592" w:rsidP="006138A3">
      <w:pPr>
        <w:pStyle w:val="Compact"/>
        <w:numPr>
          <w:ilvl w:val="0"/>
          <w:numId w:val="90"/>
        </w:numPr>
      </w:pPr>
      <w:r>
        <w:t>Programme scale modelling</w:t>
      </w:r>
    </w:p>
    <w:p w14:paraId="313B9BF1" w14:textId="77777777" w:rsidR="00A21722" w:rsidRDefault="001E6592" w:rsidP="006138A3">
      <w:pPr>
        <w:pStyle w:val="Compact"/>
        <w:numPr>
          <w:ilvl w:val="0"/>
          <w:numId w:val="90"/>
        </w:numPr>
      </w:pPr>
      <w:r>
        <w:t>Generalizability assessment</w:t>
      </w:r>
    </w:p>
    <w:p w14:paraId="56DA39BA" w14:textId="77777777" w:rsidR="00A21722" w:rsidRDefault="001E6592" w:rsidP="006138A3">
      <w:pPr>
        <w:pStyle w:val="Compact"/>
        <w:numPr>
          <w:ilvl w:val="0"/>
          <w:numId w:val="90"/>
        </w:numPr>
      </w:pPr>
      <w:r>
        <w:t>Capacity modelling</w:t>
      </w:r>
    </w:p>
    <w:p w14:paraId="0CE571DC" w14:textId="77777777" w:rsidR="00A21722" w:rsidRDefault="001E6592">
      <w:pPr>
        <w:pStyle w:val="Heading3"/>
      </w:pPr>
      <w:bookmarkStart w:id="230" w:name="see-also-8"/>
      <w:bookmarkEnd w:id="229"/>
      <w:r>
        <w:t>See also</w:t>
      </w:r>
    </w:p>
    <w:p w14:paraId="594DBDDE" w14:textId="77777777" w:rsidR="00A21722" w:rsidRDefault="001E6592" w:rsidP="006138A3">
      <w:pPr>
        <w:pStyle w:val="Compact"/>
        <w:numPr>
          <w:ilvl w:val="0"/>
          <w:numId w:val="91"/>
        </w:numPr>
      </w:pPr>
      <w:r>
        <w:t>Implementation science</w:t>
      </w:r>
    </w:p>
    <w:p w14:paraId="1679C94A" w14:textId="77777777" w:rsidR="00A21722" w:rsidRDefault="001E6592" w:rsidP="006138A3">
      <w:pPr>
        <w:pStyle w:val="Compact"/>
        <w:numPr>
          <w:ilvl w:val="0"/>
          <w:numId w:val="91"/>
        </w:numPr>
      </w:pPr>
      <w:r>
        <w:t>Health systems modelling</w:t>
      </w:r>
    </w:p>
    <w:p w14:paraId="592BD4FA" w14:textId="77777777" w:rsidR="00A21722" w:rsidRDefault="001E6592" w:rsidP="006138A3">
      <w:pPr>
        <w:pStyle w:val="Compact"/>
        <w:numPr>
          <w:ilvl w:val="0"/>
          <w:numId w:val="91"/>
        </w:numPr>
      </w:pPr>
      <w:r>
        <w:t>Feasibility studies</w:t>
      </w:r>
    </w:p>
    <w:p w14:paraId="01966466" w14:textId="77777777" w:rsidR="00A21722" w:rsidRDefault="001E6592" w:rsidP="006138A3">
      <w:pPr>
        <w:pStyle w:val="Compact"/>
        <w:numPr>
          <w:ilvl w:val="0"/>
          <w:numId w:val="91"/>
        </w:numPr>
      </w:pPr>
      <w:r>
        <w:t>Resource allocation models</w:t>
      </w:r>
    </w:p>
    <w:p w14:paraId="01964DE9" w14:textId="77777777" w:rsidR="00A21722" w:rsidRDefault="001E6592">
      <w:pPr>
        <w:pStyle w:val="Heading3"/>
      </w:pPr>
      <w:bookmarkStart w:id="231" w:name="definition-8"/>
      <w:bookmarkEnd w:id="230"/>
      <w:r>
        <w:t>Definition</w:t>
      </w:r>
    </w:p>
    <w:p w14:paraId="7E37A79A" w14:textId="77777777" w:rsidR="00A21722" w:rsidRDefault="001E6592">
      <w:pPr>
        <w:pStyle w:val="FirstParagraph"/>
      </w:pPr>
      <w:r>
        <w:t>Scalability models assess the potential to expand health interventions from small-scale pilots to broader populations or settings.</w:t>
      </w:r>
    </w:p>
    <w:p w14:paraId="3825C0FB" w14:textId="77777777" w:rsidR="00A21722" w:rsidRDefault="001E6592">
      <w:pPr>
        <w:pStyle w:val="Heading3"/>
      </w:pPr>
      <w:bookmarkStart w:id="232" w:name="description-8"/>
      <w:bookmarkEnd w:id="231"/>
      <w:r>
        <w:t>Description</w:t>
      </w:r>
    </w:p>
    <w:p w14:paraId="1B693C45" w14:textId="77777777" w:rsidR="00A21722" w:rsidRDefault="001E6592">
      <w:pPr>
        <w:pStyle w:val="FirstParagraph"/>
      </w:pPr>
      <w:r>
        <w:t>Scalability modelling examines whether and how an effective intervention can be scaled up to reach a larger population while maintaining its effectiveness and efficiency. These models consider factors such as resource requirements, infrastructure, workforce capacity, and contextual differences that may influence the success of scaling up.</w:t>
      </w:r>
    </w:p>
    <w:p w14:paraId="2F39E9CD" w14:textId="77777777" w:rsidR="00A21722" w:rsidRDefault="001E6592">
      <w:pPr>
        <w:pStyle w:val="BodyText"/>
      </w:pPr>
      <w:r>
        <w:t xml:space="preserve">By simulating the expansion process, scalability models help identify potential challenges, necessary adaptations, and the impact on health outcomes at a larger </w:t>
      </w:r>
      <w:r>
        <w:lastRenderedPageBreak/>
        <w:t>scale. This analysis informs planning for widespread implementation of successful interventions.</w:t>
      </w:r>
    </w:p>
    <w:p w14:paraId="5BCB22EE" w14:textId="77777777" w:rsidR="00A21722" w:rsidRDefault="001E6592">
      <w:pPr>
        <w:pStyle w:val="Heading3"/>
      </w:pPr>
      <w:bookmarkStart w:id="233" w:name="examples-7"/>
      <w:bookmarkEnd w:id="232"/>
      <w:r>
        <w:t>Examples</w:t>
      </w:r>
    </w:p>
    <w:p w14:paraId="1B07ECEA" w14:textId="77777777" w:rsidR="00A21722" w:rsidRDefault="001E6592">
      <w:pPr>
        <w:pStyle w:val="FirstParagraph"/>
      </w:pPr>
      <w:r>
        <w:t>Scaling a model of healthy eating interventions from a small community program or pilot study to a nationwide public health campaign. The model evaluates the resources needed, potential barriers, and expected impact on dietary behaviours and obesity rates nationwide.</w:t>
      </w:r>
    </w:p>
    <w:p w14:paraId="1A18886E" w14:textId="77777777" w:rsidR="00A21722" w:rsidRDefault="001E6592">
      <w:pPr>
        <w:pStyle w:val="Heading2"/>
      </w:pPr>
      <w:bookmarkStart w:id="234" w:name="equity-evaluation"/>
      <w:bookmarkEnd w:id="228"/>
      <w:bookmarkEnd w:id="233"/>
      <w:r>
        <w:t>11. Equity evaluation</w:t>
      </w:r>
    </w:p>
    <w:p w14:paraId="3A369903" w14:textId="77777777" w:rsidR="00A21722" w:rsidRDefault="001E6592">
      <w:pPr>
        <w:pStyle w:val="Heading3"/>
      </w:pPr>
      <w:bookmarkStart w:id="235" w:name="synonyms-9"/>
      <w:r>
        <w:t>Synonyms</w:t>
      </w:r>
    </w:p>
    <w:p w14:paraId="5B98D2A4" w14:textId="77777777" w:rsidR="00A21722" w:rsidRDefault="001E6592" w:rsidP="006138A3">
      <w:pPr>
        <w:pStyle w:val="Compact"/>
        <w:numPr>
          <w:ilvl w:val="0"/>
          <w:numId w:val="92"/>
        </w:numPr>
      </w:pPr>
      <w:r>
        <w:t>Health disparities modelling</w:t>
      </w:r>
    </w:p>
    <w:p w14:paraId="10D5D385" w14:textId="77777777" w:rsidR="00A21722" w:rsidRDefault="001E6592" w:rsidP="006138A3">
      <w:pPr>
        <w:pStyle w:val="Compact"/>
        <w:numPr>
          <w:ilvl w:val="0"/>
          <w:numId w:val="92"/>
        </w:numPr>
      </w:pPr>
      <w:r>
        <w:t>Equity impact analysis</w:t>
      </w:r>
    </w:p>
    <w:p w14:paraId="7620450B" w14:textId="77777777" w:rsidR="00A21722" w:rsidRDefault="001E6592" w:rsidP="006138A3">
      <w:pPr>
        <w:pStyle w:val="Compact"/>
        <w:numPr>
          <w:ilvl w:val="0"/>
          <w:numId w:val="92"/>
        </w:numPr>
      </w:pPr>
      <w:r>
        <w:t>Distributional effect modelling</w:t>
      </w:r>
    </w:p>
    <w:p w14:paraId="4F05ABE2" w14:textId="77777777" w:rsidR="00A21722" w:rsidRDefault="001E6592" w:rsidP="006138A3">
      <w:pPr>
        <w:pStyle w:val="Compact"/>
        <w:numPr>
          <w:ilvl w:val="0"/>
          <w:numId w:val="92"/>
        </w:numPr>
      </w:pPr>
      <w:r>
        <w:t>Social justice assessment</w:t>
      </w:r>
    </w:p>
    <w:p w14:paraId="279FE4BB" w14:textId="77777777" w:rsidR="00A21722" w:rsidRDefault="001E6592" w:rsidP="006138A3">
      <w:pPr>
        <w:pStyle w:val="Compact"/>
        <w:numPr>
          <w:ilvl w:val="0"/>
          <w:numId w:val="92"/>
        </w:numPr>
      </w:pPr>
      <w:r>
        <w:t>Inequality analysis</w:t>
      </w:r>
    </w:p>
    <w:p w14:paraId="3C16956D" w14:textId="77777777" w:rsidR="00A21722" w:rsidRDefault="001E6592">
      <w:pPr>
        <w:pStyle w:val="Heading3"/>
      </w:pPr>
      <w:bookmarkStart w:id="236" w:name="see-also-9"/>
      <w:bookmarkEnd w:id="235"/>
      <w:r>
        <w:t>See also</w:t>
      </w:r>
    </w:p>
    <w:p w14:paraId="496F58FA" w14:textId="77777777" w:rsidR="00A21722" w:rsidRDefault="001E6592" w:rsidP="006138A3">
      <w:pPr>
        <w:pStyle w:val="Compact"/>
        <w:numPr>
          <w:ilvl w:val="0"/>
          <w:numId w:val="93"/>
        </w:numPr>
      </w:pPr>
      <w:r>
        <w:t>Social determinants of health</w:t>
      </w:r>
    </w:p>
    <w:p w14:paraId="4FB55B9E" w14:textId="77777777" w:rsidR="00A21722" w:rsidRDefault="001E6592" w:rsidP="006138A3">
      <w:pPr>
        <w:pStyle w:val="Compact"/>
        <w:numPr>
          <w:ilvl w:val="0"/>
          <w:numId w:val="93"/>
        </w:numPr>
      </w:pPr>
      <w:r>
        <w:t>Health inequality metrics</w:t>
      </w:r>
    </w:p>
    <w:p w14:paraId="7B888C58" w14:textId="77777777" w:rsidR="00A21722" w:rsidRDefault="001E6592" w:rsidP="006138A3">
      <w:pPr>
        <w:pStyle w:val="Compact"/>
        <w:numPr>
          <w:ilvl w:val="0"/>
          <w:numId w:val="93"/>
        </w:numPr>
      </w:pPr>
      <w:r>
        <w:t>Disaggregated data analysis</w:t>
      </w:r>
    </w:p>
    <w:p w14:paraId="407D04E7" w14:textId="77777777" w:rsidR="00A21722" w:rsidRDefault="001E6592" w:rsidP="006138A3">
      <w:pPr>
        <w:pStyle w:val="Compact"/>
        <w:numPr>
          <w:ilvl w:val="0"/>
          <w:numId w:val="93"/>
        </w:numPr>
      </w:pPr>
      <w:r>
        <w:t>Pro-poor modelling</w:t>
      </w:r>
    </w:p>
    <w:p w14:paraId="1731F234" w14:textId="77777777" w:rsidR="00A21722" w:rsidRDefault="001E6592">
      <w:pPr>
        <w:pStyle w:val="Heading3"/>
      </w:pPr>
      <w:bookmarkStart w:id="237" w:name="definition-9"/>
      <w:bookmarkEnd w:id="236"/>
      <w:r>
        <w:t>Definition</w:t>
      </w:r>
    </w:p>
    <w:p w14:paraId="72257806" w14:textId="77777777" w:rsidR="00A21722" w:rsidRDefault="001E6592">
      <w:pPr>
        <w:pStyle w:val="FirstParagraph"/>
      </w:pPr>
      <w:r>
        <w:t>Equity evaluation models assess whether health interventions or policies affect different population groups equitably.</w:t>
      </w:r>
    </w:p>
    <w:p w14:paraId="227A74CB" w14:textId="77777777" w:rsidR="00A21722" w:rsidRDefault="001E6592">
      <w:pPr>
        <w:pStyle w:val="Heading3"/>
      </w:pPr>
      <w:bookmarkStart w:id="238" w:name="description-9"/>
      <w:bookmarkEnd w:id="237"/>
      <w:r>
        <w:t>Description</w:t>
      </w:r>
    </w:p>
    <w:p w14:paraId="4EDF57E7" w14:textId="77777777" w:rsidR="00A21722" w:rsidRDefault="001E6592">
      <w:pPr>
        <w:pStyle w:val="FirstParagraph"/>
      </w:pPr>
      <w:r>
        <w:t>Equity evaluation involves modelling the differential impacts of health interventions or policies on various subgroups within a population, such as by socioeconomic status, ethnicity, gender, or geographic location. These models help determine if an intervention reduces, maintains, or exacerbates health inequalities.</w:t>
      </w:r>
    </w:p>
    <w:p w14:paraId="693C0FAF" w14:textId="77777777" w:rsidR="00A21722" w:rsidRDefault="001E6592">
      <w:pPr>
        <w:pStyle w:val="BodyText"/>
      </w:pPr>
      <w:r>
        <w:t xml:space="preserve">By incorporating data on social determinants of health and disaggregating outcomes by subgroup, equity evaluation models identify disparities in health benefits and access </w:t>
      </w:r>
      <w:r>
        <w:lastRenderedPageBreak/>
        <w:t>to interventions. This analysis guides the development of strategies to ensure that health improvements are distributed fairly across society.</w:t>
      </w:r>
    </w:p>
    <w:p w14:paraId="40329373" w14:textId="77777777" w:rsidR="00A21722" w:rsidRDefault="001E6592">
      <w:pPr>
        <w:pStyle w:val="Heading3"/>
      </w:pPr>
      <w:bookmarkStart w:id="239" w:name="examples-8"/>
      <w:bookmarkEnd w:id="238"/>
      <w:r>
        <w:t>Examples</w:t>
      </w:r>
    </w:p>
    <w:p w14:paraId="6F4F8BAD" w14:textId="77777777" w:rsidR="00A21722" w:rsidRDefault="001E6592">
      <w:pPr>
        <w:pStyle w:val="FirstParagraph"/>
      </w:pPr>
      <w:r>
        <w:t>Evaluating whether workplace wellness programs are equally effective across various occupational sectors and income levels, or if they inadvertently increase health inequities. The model assesses participation rates, health outcomes, and barriers to access among different worker groups.</w:t>
      </w:r>
    </w:p>
    <w:p w14:paraId="59AE5113" w14:textId="77777777" w:rsidR="00A21722" w:rsidRDefault="001E6592">
      <w:pPr>
        <w:pStyle w:val="Heading2"/>
      </w:pPr>
      <w:bookmarkStart w:id="240" w:name="interdisciplinary-integration"/>
      <w:bookmarkEnd w:id="234"/>
      <w:bookmarkEnd w:id="239"/>
      <w:r>
        <w:t>12. Interdisciplinary integration</w:t>
      </w:r>
    </w:p>
    <w:p w14:paraId="0F692F08" w14:textId="77777777" w:rsidR="00A21722" w:rsidRDefault="001E6592">
      <w:pPr>
        <w:pStyle w:val="Heading3"/>
      </w:pPr>
      <w:bookmarkStart w:id="241" w:name="synonyms-10"/>
      <w:r>
        <w:t>Synonyms</w:t>
      </w:r>
    </w:p>
    <w:p w14:paraId="513DF350" w14:textId="77777777" w:rsidR="00A21722" w:rsidRDefault="001E6592" w:rsidP="006138A3">
      <w:pPr>
        <w:pStyle w:val="Compact"/>
        <w:numPr>
          <w:ilvl w:val="0"/>
          <w:numId w:val="94"/>
        </w:numPr>
      </w:pPr>
      <w:r>
        <w:t>Cross-sectoral modelling</w:t>
      </w:r>
    </w:p>
    <w:p w14:paraId="50AC20C0" w14:textId="77777777" w:rsidR="00A21722" w:rsidRDefault="001E6592" w:rsidP="006138A3">
      <w:pPr>
        <w:pStyle w:val="Compact"/>
        <w:numPr>
          <w:ilvl w:val="0"/>
          <w:numId w:val="94"/>
        </w:numPr>
      </w:pPr>
      <w:r>
        <w:t>Integrated assessment models</w:t>
      </w:r>
    </w:p>
    <w:p w14:paraId="767133AC" w14:textId="77777777" w:rsidR="00A21722" w:rsidRDefault="001E6592" w:rsidP="006138A3">
      <w:pPr>
        <w:pStyle w:val="Compact"/>
        <w:numPr>
          <w:ilvl w:val="0"/>
          <w:numId w:val="94"/>
        </w:numPr>
      </w:pPr>
      <w:r>
        <w:t>Multidisciplinary modelling</w:t>
      </w:r>
    </w:p>
    <w:p w14:paraId="6FD84A16" w14:textId="77777777" w:rsidR="00A21722" w:rsidRDefault="001E6592" w:rsidP="006138A3">
      <w:pPr>
        <w:pStyle w:val="Compact"/>
        <w:numPr>
          <w:ilvl w:val="0"/>
          <w:numId w:val="94"/>
        </w:numPr>
      </w:pPr>
      <w:r>
        <w:t>Systems integration</w:t>
      </w:r>
    </w:p>
    <w:p w14:paraId="579F30E4" w14:textId="77777777" w:rsidR="00A21722" w:rsidRDefault="001E6592" w:rsidP="006138A3">
      <w:pPr>
        <w:pStyle w:val="Compact"/>
        <w:numPr>
          <w:ilvl w:val="0"/>
          <w:numId w:val="94"/>
        </w:numPr>
      </w:pPr>
      <w:r>
        <w:t>Holistic modelling</w:t>
      </w:r>
    </w:p>
    <w:p w14:paraId="11238142" w14:textId="77777777" w:rsidR="00A21722" w:rsidRDefault="001E6592">
      <w:pPr>
        <w:pStyle w:val="Heading3"/>
      </w:pPr>
      <w:bookmarkStart w:id="242" w:name="see-also-10"/>
      <w:bookmarkEnd w:id="241"/>
      <w:r>
        <w:t>See also</w:t>
      </w:r>
    </w:p>
    <w:p w14:paraId="1A228012" w14:textId="77777777" w:rsidR="00A21722" w:rsidRDefault="001E6592" w:rsidP="006138A3">
      <w:pPr>
        <w:pStyle w:val="Compact"/>
        <w:numPr>
          <w:ilvl w:val="0"/>
          <w:numId w:val="95"/>
        </w:numPr>
      </w:pPr>
      <w:r>
        <w:t>Systems science</w:t>
      </w:r>
    </w:p>
    <w:p w14:paraId="3897E3C5" w14:textId="77777777" w:rsidR="00A21722" w:rsidRDefault="001E6592" w:rsidP="006138A3">
      <w:pPr>
        <w:pStyle w:val="Compact"/>
        <w:numPr>
          <w:ilvl w:val="0"/>
          <w:numId w:val="95"/>
        </w:numPr>
      </w:pPr>
      <w:r>
        <w:t>Transdisciplinary research</w:t>
      </w:r>
    </w:p>
    <w:p w14:paraId="3609BD01" w14:textId="77777777" w:rsidR="00A21722" w:rsidRDefault="001E6592" w:rsidP="006138A3">
      <w:pPr>
        <w:pStyle w:val="Compact"/>
        <w:numPr>
          <w:ilvl w:val="0"/>
          <w:numId w:val="95"/>
        </w:numPr>
      </w:pPr>
      <w:r>
        <w:t>Complex systems modelling</w:t>
      </w:r>
    </w:p>
    <w:p w14:paraId="2EA4B14C" w14:textId="77777777" w:rsidR="00A21722" w:rsidRDefault="001E6592" w:rsidP="006138A3">
      <w:pPr>
        <w:pStyle w:val="Compact"/>
        <w:numPr>
          <w:ilvl w:val="0"/>
          <w:numId w:val="95"/>
        </w:numPr>
      </w:pPr>
      <w:r>
        <w:t>Environmental health modelling</w:t>
      </w:r>
    </w:p>
    <w:p w14:paraId="7F327397" w14:textId="77777777" w:rsidR="00A21722" w:rsidRDefault="001E6592">
      <w:pPr>
        <w:pStyle w:val="Heading3"/>
      </w:pPr>
      <w:bookmarkStart w:id="243" w:name="definition-10"/>
      <w:bookmarkEnd w:id="242"/>
      <w:r>
        <w:t>Definition</w:t>
      </w:r>
    </w:p>
    <w:p w14:paraId="4D8976E5" w14:textId="77777777" w:rsidR="00A21722" w:rsidRDefault="001E6592">
      <w:pPr>
        <w:pStyle w:val="FirstParagraph"/>
      </w:pPr>
      <w:r>
        <w:t>Interdisciplinary integration models combine insights from multiple disciplines to address complex health issues.</w:t>
      </w:r>
    </w:p>
    <w:p w14:paraId="2DA2FF97" w14:textId="77777777" w:rsidR="00A21722" w:rsidRDefault="001E6592">
      <w:pPr>
        <w:pStyle w:val="Heading3"/>
      </w:pPr>
      <w:bookmarkStart w:id="244" w:name="description-10"/>
      <w:bookmarkEnd w:id="243"/>
      <w:r>
        <w:t>Description</w:t>
      </w:r>
    </w:p>
    <w:p w14:paraId="613419DF" w14:textId="77777777" w:rsidR="00A21722" w:rsidRDefault="001E6592">
      <w:pPr>
        <w:pStyle w:val="FirstParagraph"/>
      </w:pPr>
      <w:r>
        <w:t>These models integrate data, methods, and perspectives from various fields such as public health, economics, environmental science, urban planning, and sociology to comprehensively analyse health problems. By considering the interplay between different systems, interdisciplinary models can capture the complexity of factors influencing health outcomes.</w:t>
      </w:r>
    </w:p>
    <w:p w14:paraId="26D16DEF" w14:textId="77777777" w:rsidR="00A21722" w:rsidRDefault="001E6592">
      <w:pPr>
        <w:pStyle w:val="BodyText"/>
      </w:pPr>
      <w:r>
        <w:t xml:space="preserve">This approach allows for the assessment of interventions that span multiple sectors and can identify co-benefits or unintended consequences across disciplines. </w:t>
      </w:r>
      <w:r>
        <w:lastRenderedPageBreak/>
        <w:t>Interdisciplinary integration is essential for addressing complex challenges like climate change, urbanization, and social inequalities that impact health.</w:t>
      </w:r>
    </w:p>
    <w:p w14:paraId="4B732F35" w14:textId="77777777" w:rsidR="00A21722" w:rsidRDefault="001E6592">
      <w:pPr>
        <w:pStyle w:val="Heading3"/>
      </w:pPr>
      <w:bookmarkStart w:id="245" w:name="examples-9"/>
      <w:bookmarkEnd w:id="244"/>
      <w:r>
        <w:t>Examples</w:t>
      </w:r>
    </w:p>
    <w:p w14:paraId="1CE6E5BD" w14:textId="77777777" w:rsidR="00A21722" w:rsidRDefault="001E6592">
      <w:pPr>
        <w:pStyle w:val="FirstParagraph"/>
      </w:pPr>
      <w:r>
        <w:t>Combining insights from public health, urban planning, and environmental science to create models that address the impact of air pollution on respiratory diseases. The model evaluates how urban design, transportation policies, and environmental regulations influence air quality and health outcomes.</w:t>
      </w:r>
    </w:p>
    <w:p w14:paraId="61084333" w14:textId="77777777" w:rsidR="00A21722" w:rsidRDefault="001E6592">
      <w:pPr>
        <w:pStyle w:val="Heading2"/>
      </w:pPr>
      <w:bookmarkStart w:id="246" w:name="interaction-effects"/>
      <w:bookmarkEnd w:id="240"/>
      <w:bookmarkEnd w:id="245"/>
      <w:r>
        <w:t>13. Interaction effects</w:t>
      </w:r>
    </w:p>
    <w:p w14:paraId="1506D691" w14:textId="77777777" w:rsidR="00A21722" w:rsidRDefault="001E6592">
      <w:pPr>
        <w:pStyle w:val="Heading3"/>
      </w:pPr>
      <w:bookmarkStart w:id="247" w:name="synonyms-11"/>
      <w:r>
        <w:t>Synonyms</w:t>
      </w:r>
    </w:p>
    <w:p w14:paraId="426246C0" w14:textId="77777777" w:rsidR="00A21722" w:rsidRDefault="001E6592" w:rsidP="006138A3">
      <w:pPr>
        <w:pStyle w:val="Compact"/>
        <w:numPr>
          <w:ilvl w:val="0"/>
          <w:numId w:val="96"/>
        </w:numPr>
      </w:pPr>
      <w:r>
        <w:t>Synergistic effect modelling</w:t>
      </w:r>
    </w:p>
    <w:p w14:paraId="4F4117EE" w14:textId="77777777" w:rsidR="00A21722" w:rsidRDefault="001E6592" w:rsidP="006138A3">
      <w:pPr>
        <w:pStyle w:val="Compact"/>
        <w:numPr>
          <w:ilvl w:val="0"/>
          <w:numId w:val="96"/>
        </w:numPr>
      </w:pPr>
      <w:r>
        <w:t>Effect modification analysis</w:t>
      </w:r>
    </w:p>
    <w:p w14:paraId="0F3FD9AF" w14:textId="77777777" w:rsidR="00A21722" w:rsidRDefault="001E6592" w:rsidP="006138A3">
      <w:pPr>
        <w:pStyle w:val="Compact"/>
        <w:numPr>
          <w:ilvl w:val="0"/>
          <w:numId w:val="96"/>
        </w:numPr>
      </w:pPr>
      <w:r>
        <w:t>Interaction term analysis</w:t>
      </w:r>
    </w:p>
    <w:p w14:paraId="1F8EC859" w14:textId="77777777" w:rsidR="00A21722" w:rsidRDefault="001E6592" w:rsidP="006138A3">
      <w:pPr>
        <w:pStyle w:val="Compact"/>
        <w:numPr>
          <w:ilvl w:val="0"/>
          <w:numId w:val="96"/>
        </w:numPr>
      </w:pPr>
      <w:r>
        <w:t>Joint effect modelling</w:t>
      </w:r>
    </w:p>
    <w:p w14:paraId="43A8B388" w14:textId="77777777" w:rsidR="00A21722" w:rsidRDefault="001E6592" w:rsidP="006138A3">
      <w:pPr>
        <w:pStyle w:val="Compact"/>
        <w:numPr>
          <w:ilvl w:val="0"/>
          <w:numId w:val="96"/>
        </w:numPr>
      </w:pPr>
      <w:r>
        <w:t>Combined risk modelling</w:t>
      </w:r>
    </w:p>
    <w:p w14:paraId="39FC40E6" w14:textId="77777777" w:rsidR="00A21722" w:rsidRDefault="001E6592">
      <w:pPr>
        <w:pStyle w:val="Heading3"/>
      </w:pPr>
      <w:bookmarkStart w:id="248" w:name="see-also-11"/>
      <w:bookmarkEnd w:id="247"/>
      <w:r>
        <w:t>See also</w:t>
      </w:r>
    </w:p>
    <w:p w14:paraId="1D527EE4" w14:textId="77777777" w:rsidR="00A21722" w:rsidRDefault="001E6592" w:rsidP="006138A3">
      <w:pPr>
        <w:pStyle w:val="Compact"/>
        <w:numPr>
          <w:ilvl w:val="0"/>
          <w:numId w:val="97"/>
        </w:numPr>
      </w:pPr>
      <w:r>
        <w:t>Statistical interaction</w:t>
      </w:r>
    </w:p>
    <w:p w14:paraId="00DAA150" w14:textId="77777777" w:rsidR="00A21722" w:rsidRDefault="001E6592" w:rsidP="006138A3">
      <w:pPr>
        <w:pStyle w:val="Compact"/>
        <w:numPr>
          <w:ilvl w:val="0"/>
          <w:numId w:val="97"/>
        </w:numPr>
      </w:pPr>
      <w:r>
        <w:t>Multivariate analysis</w:t>
      </w:r>
    </w:p>
    <w:p w14:paraId="5E6B1B2E" w14:textId="77777777" w:rsidR="00A21722" w:rsidRDefault="001E6592" w:rsidP="006138A3">
      <w:pPr>
        <w:pStyle w:val="Compact"/>
        <w:numPr>
          <w:ilvl w:val="0"/>
          <w:numId w:val="97"/>
        </w:numPr>
      </w:pPr>
      <w:r>
        <w:t>Effect heterogeneity</w:t>
      </w:r>
    </w:p>
    <w:p w14:paraId="4DFE987D" w14:textId="77777777" w:rsidR="00A21722" w:rsidRDefault="001E6592" w:rsidP="006138A3">
      <w:pPr>
        <w:pStyle w:val="Compact"/>
        <w:numPr>
          <w:ilvl w:val="0"/>
          <w:numId w:val="97"/>
        </w:numPr>
      </w:pPr>
      <w:r>
        <w:t>Moderation analysis</w:t>
      </w:r>
    </w:p>
    <w:p w14:paraId="3B2CE47A" w14:textId="77777777" w:rsidR="00A21722" w:rsidRDefault="001E6592">
      <w:pPr>
        <w:pStyle w:val="Heading3"/>
      </w:pPr>
      <w:bookmarkStart w:id="249" w:name="definition-11"/>
      <w:bookmarkEnd w:id="248"/>
      <w:r>
        <w:t>Definition</w:t>
      </w:r>
    </w:p>
    <w:p w14:paraId="4445F9D5" w14:textId="77777777" w:rsidR="00A21722" w:rsidRDefault="001E6592">
      <w:pPr>
        <w:pStyle w:val="FirstParagraph"/>
      </w:pPr>
      <w:r>
        <w:t>Interaction effects modelling assesses how different factors jointly influence health outcomes beyond their individual effects.</w:t>
      </w:r>
    </w:p>
    <w:p w14:paraId="4B8E2E3B" w14:textId="77777777" w:rsidR="00A21722" w:rsidRDefault="001E6592">
      <w:pPr>
        <w:pStyle w:val="Heading3"/>
      </w:pPr>
      <w:bookmarkStart w:id="250" w:name="description-11"/>
      <w:bookmarkEnd w:id="249"/>
      <w:r>
        <w:t>Description</w:t>
      </w:r>
    </w:p>
    <w:p w14:paraId="28905CB6" w14:textId="77777777" w:rsidR="00A21722" w:rsidRDefault="001E6592">
      <w:pPr>
        <w:pStyle w:val="FirstParagraph"/>
      </w:pPr>
      <w:r>
        <w:t>These models evaluate whether the combined impact of two or more risk factors or interventions on health outcomes differs from the sum of their individual effects. Interaction effects can reveal synergistic or antagonistic relationships between factors, which are important for understanding disease etiology and for designing effective interventions.</w:t>
      </w:r>
    </w:p>
    <w:p w14:paraId="45416C56" w14:textId="77777777" w:rsidR="00A21722" w:rsidRDefault="001E6592">
      <w:pPr>
        <w:pStyle w:val="BodyText"/>
      </w:pPr>
      <w:r>
        <w:t xml:space="preserve">By modelling interactions, researchers can identify high-risk groups, optimize intervention combinations, and improve predictions of health outcomes. Understanding </w:t>
      </w:r>
      <w:r>
        <w:lastRenderedPageBreak/>
        <w:t>interaction effects is crucial for addressing multifactorial diseases influenced by complex interplays of behaviours, genetics, and environmental factors.</w:t>
      </w:r>
    </w:p>
    <w:p w14:paraId="79E5FE40" w14:textId="77777777" w:rsidR="00A21722" w:rsidRDefault="001E6592">
      <w:pPr>
        <w:pStyle w:val="Heading3"/>
      </w:pPr>
      <w:bookmarkStart w:id="251" w:name="examples-10"/>
      <w:bookmarkEnd w:id="250"/>
      <w:r>
        <w:t>Examples</w:t>
      </w:r>
    </w:p>
    <w:p w14:paraId="0757C362" w14:textId="77777777" w:rsidR="00A21722" w:rsidRDefault="001E6592">
      <w:pPr>
        <w:pStyle w:val="FirstParagraph"/>
      </w:pPr>
      <w:r>
        <w:t>Modelling the interaction between diet, physical activity, and socioeconomic factors in the development of obesity across different population groups. The model assesses how these factors jointly contribute to obesity risk and whether interventions targeting multiple factors simultaneously are more effective.</w:t>
      </w:r>
    </w:p>
    <w:p w14:paraId="4CEF29E4" w14:textId="77777777" w:rsidR="00A21722" w:rsidRDefault="001E6592">
      <w:pPr>
        <w:pStyle w:val="Heading2"/>
      </w:pPr>
      <w:bookmarkStart w:id="252" w:name="life-course-analyses"/>
      <w:bookmarkEnd w:id="246"/>
      <w:bookmarkEnd w:id="251"/>
      <w:r>
        <w:t>14. Life course analyses</w:t>
      </w:r>
    </w:p>
    <w:p w14:paraId="0E26FEE0" w14:textId="77777777" w:rsidR="00A21722" w:rsidRDefault="001E6592">
      <w:pPr>
        <w:pStyle w:val="Heading3"/>
      </w:pPr>
      <w:bookmarkStart w:id="253" w:name="synonyms-12"/>
      <w:r>
        <w:t>Synonyms</w:t>
      </w:r>
    </w:p>
    <w:p w14:paraId="090C9233" w14:textId="77777777" w:rsidR="00A21722" w:rsidRDefault="001E6592" w:rsidP="006138A3">
      <w:pPr>
        <w:pStyle w:val="Compact"/>
        <w:numPr>
          <w:ilvl w:val="0"/>
          <w:numId w:val="98"/>
        </w:numPr>
      </w:pPr>
      <w:r>
        <w:t>Lifespan modelling</w:t>
      </w:r>
    </w:p>
    <w:p w14:paraId="42515232" w14:textId="77777777" w:rsidR="00A21722" w:rsidRDefault="001E6592" w:rsidP="006138A3">
      <w:pPr>
        <w:pStyle w:val="Compact"/>
        <w:numPr>
          <w:ilvl w:val="0"/>
          <w:numId w:val="98"/>
        </w:numPr>
      </w:pPr>
      <w:r>
        <w:t>Longitudinal health modelling</w:t>
      </w:r>
    </w:p>
    <w:p w14:paraId="44CB0D53" w14:textId="77777777" w:rsidR="00A21722" w:rsidRDefault="001E6592" w:rsidP="006138A3">
      <w:pPr>
        <w:pStyle w:val="Compact"/>
        <w:numPr>
          <w:ilvl w:val="0"/>
          <w:numId w:val="98"/>
        </w:numPr>
      </w:pPr>
      <w:r>
        <w:t>Cohort simulation</w:t>
      </w:r>
    </w:p>
    <w:p w14:paraId="3CCAF5BB" w14:textId="77777777" w:rsidR="00A21722" w:rsidRDefault="001E6592" w:rsidP="006138A3">
      <w:pPr>
        <w:pStyle w:val="Compact"/>
        <w:numPr>
          <w:ilvl w:val="0"/>
          <w:numId w:val="98"/>
        </w:numPr>
      </w:pPr>
      <w:r>
        <w:t>Age-period-cohort analysis</w:t>
      </w:r>
    </w:p>
    <w:p w14:paraId="5141D2D6" w14:textId="77777777" w:rsidR="00A21722" w:rsidRDefault="001E6592" w:rsidP="006138A3">
      <w:pPr>
        <w:pStyle w:val="Compact"/>
        <w:numPr>
          <w:ilvl w:val="0"/>
          <w:numId w:val="98"/>
        </w:numPr>
      </w:pPr>
      <w:r>
        <w:t>Developmental origins modelling</w:t>
      </w:r>
    </w:p>
    <w:p w14:paraId="654235A7" w14:textId="77777777" w:rsidR="00A21722" w:rsidRDefault="001E6592">
      <w:pPr>
        <w:pStyle w:val="Heading3"/>
      </w:pPr>
      <w:bookmarkStart w:id="254" w:name="see-also-12"/>
      <w:bookmarkEnd w:id="253"/>
      <w:r>
        <w:t>See also</w:t>
      </w:r>
    </w:p>
    <w:p w14:paraId="381146AC" w14:textId="77777777" w:rsidR="00A21722" w:rsidRDefault="001E6592" w:rsidP="006138A3">
      <w:pPr>
        <w:pStyle w:val="Compact"/>
        <w:numPr>
          <w:ilvl w:val="0"/>
          <w:numId w:val="99"/>
        </w:numPr>
      </w:pPr>
      <w:r>
        <w:t>Chronic disease modelling</w:t>
      </w:r>
    </w:p>
    <w:p w14:paraId="09D109C2" w14:textId="77777777" w:rsidR="00A21722" w:rsidRDefault="001E6592" w:rsidP="006138A3">
      <w:pPr>
        <w:pStyle w:val="Compact"/>
        <w:numPr>
          <w:ilvl w:val="0"/>
          <w:numId w:val="99"/>
        </w:numPr>
      </w:pPr>
      <w:r>
        <w:t>Risk accumulation models</w:t>
      </w:r>
    </w:p>
    <w:p w14:paraId="336FFFB7" w14:textId="77777777" w:rsidR="00A21722" w:rsidRDefault="001E6592" w:rsidP="006138A3">
      <w:pPr>
        <w:pStyle w:val="Compact"/>
        <w:numPr>
          <w:ilvl w:val="0"/>
          <w:numId w:val="99"/>
        </w:numPr>
      </w:pPr>
      <w:r>
        <w:t>Early life influence studies</w:t>
      </w:r>
    </w:p>
    <w:p w14:paraId="6AB1D7B6" w14:textId="77777777" w:rsidR="00A21722" w:rsidRDefault="001E6592" w:rsidP="006138A3">
      <w:pPr>
        <w:pStyle w:val="Compact"/>
        <w:numPr>
          <w:ilvl w:val="0"/>
          <w:numId w:val="99"/>
        </w:numPr>
      </w:pPr>
      <w:r>
        <w:t>Trajectory analysis</w:t>
      </w:r>
    </w:p>
    <w:p w14:paraId="43AD3EDA" w14:textId="77777777" w:rsidR="00A21722" w:rsidRDefault="001E6592">
      <w:pPr>
        <w:pStyle w:val="Heading3"/>
      </w:pPr>
      <w:bookmarkStart w:id="255" w:name="definition-12"/>
      <w:bookmarkEnd w:id="254"/>
      <w:r>
        <w:t>Definition</w:t>
      </w:r>
    </w:p>
    <w:p w14:paraId="685113F3" w14:textId="77777777" w:rsidR="00A21722" w:rsidRDefault="001E6592">
      <w:pPr>
        <w:pStyle w:val="FirstParagraph"/>
      </w:pPr>
      <w:r>
        <w:t>Life course analyses model the development of health and disease over an individual’s lifespan, considering cumulative and long-term effects.</w:t>
      </w:r>
    </w:p>
    <w:p w14:paraId="09773A8E" w14:textId="77777777" w:rsidR="00A21722" w:rsidRDefault="001E6592">
      <w:pPr>
        <w:pStyle w:val="Heading3"/>
      </w:pPr>
      <w:bookmarkStart w:id="256" w:name="description-12"/>
      <w:bookmarkEnd w:id="255"/>
      <w:r>
        <w:t>Description</w:t>
      </w:r>
    </w:p>
    <w:p w14:paraId="3E0E14EE" w14:textId="77777777" w:rsidR="00A21722" w:rsidRDefault="001E6592">
      <w:pPr>
        <w:pStyle w:val="FirstParagraph"/>
      </w:pPr>
      <w:r>
        <w:t>Life course models simulate how exposures and risk factors at different stages of life influence the development of diseases and health outcomes over time. These models account for the timing and duration of exposures, critical periods, and the accumulation of risks or protective factors throughout life.</w:t>
      </w:r>
    </w:p>
    <w:p w14:paraId="3D45C2E8" w14:textId="77777777" w:rsidR="00A21722" w:rsidRDefault="001E6592">
      <w:pPr>
        <w:pStyle w:val="BodyText"/>
      </w:pPr>
      <w:r>
        <w:t xml:space="preserve">By incorporating data on early life conditions, behaviours, and biological changes, life course analyses help understand the origins and progression of chronic diseases. They </w:t>
      </w:r>
      <w:r>
        <w:lastRenderedPageBreak/>
        <w:t>inform interventions aimed at different life stages and highlight the importance of early prevention efforts.</w:t>
      </w:r>
    </w:p>
    <w:p w14:paraId="38530CF5" w14:textId="77777777" w:rsidR="00A21722" w:rsidRDefault="001E6592">
      <w:pPr>
        <w:pStyle w:val="Heading3"/>
      </w:pPr>
      <w:bookmarkStart w:id="257" w:name="examples-11"/>
      <w:bookmarkEnd w:id="256"/>
      <w:r>
        <w:t>Examples</w:t>
      </w:r>
    </w:p>
    <w:p w14:paraId="6524E233" w14:textId="77777777" w:rsidR="00A21722" w:rsidRDefault="001E6592">
      <w:pPr>
        <w:pStyle w:val="FirstParagraph"/>
      </w:pPr>
      <w:r>
        <w:t>Modelling the life course development of chronic diseases from the accumulation of proximal risk factors, such as poor diet and physical inactivity, and the subsequent development of related conditions like hypertension and diabetes. The model assesses how interventions at various life stages can alter disease trajectories and improve long-term health outcomes.</w:t>
      </w:r>
    </w:p>
    <w:p w14:paraId="5306BE81" w14:textId="77777777" w:rsidR="00A21722" w:rsidRDefault="001E6592">
      <w:pPr>
        <w:pStyle w:val="Heading2"/>
      </w:pPr>
      <w:bookmarkStart w:id="258" w:name="screening-program-evaluation-2"/>
      <w:bookmarkEnd w:id="252"/>
      <w:bookmarkEnd w:id="257"/>
      <w:r>
        <w:t>3. Screening program evaluation</w:t>
      </w:r>
    </w:p>
    <w:p w14:paraId="44C73DFE" w14:textId="77777777" w:rsidR="00A21722" w:rsidRDefault="001E6592">
      <w:pPr>
        <w:pStyle w:val="Heading3"/>
      </w:pPr>
      <w:bookmarkStart w:id="259" w:name="synonyms-13"/>
      <w:r>
        <w:t>Synonyms</w:t>
      </w:r>
    </w:p>
    <w:p w14:paraId="2AA21F07" w14:textId="77777777" w:rsidR="00A21722" w:rsidRDefault="001E6592">
      <w:pPr>
        <w:pStyle w:val="Heading3"/>
      </w:pPr>
      <w:bookmarkStart w:id="260" w:name="see-also-13"/>
      <w:bookmarkEnd w:id="259"/>
      <w:r>
        <w:t>See also</w:t>
      </w:r>
    </w:p>
    <w:p w14:paraId="288D1CA5" w14:textId="77777777" w:rsidR="00A21722" w:rsidRDefault="001E6592">
      <w:pPr>
        <w:pStyle w:val="Heading3"/>
      </w:pPr>
      <w:bookmarkStart w:id="261" w:name="definition-13"/>
      <w:bookmarkEnd w:id="260"/>
      <w:r>
        <w:t>Definition</w:t>
      </w:r>
    </w:p>
    <w:p w14:paraId="4890BC42" w14:textId="77777777" w:rsidR="00A21722" w:rsidRDefault="001E6592">
      <w:pPr>
        <w:pStyle w:val="Heading3"/>
      </w:pPr>
      <w:bookmarkStart w:id="262" w:name="description-13"/>
      <w:bookmarkEnd w:id="261"/>
      <w:r>
        <w:t>Description</w:t>
      </w:r>
    </w:p>
    <w:p w14:paraId="73931367" w14:textId="77777777" w:rsidR="00A21722" w:rsidRDefault="001E6592">
      <w:pPr>
        <w:pStyle w:val="Heading3"/>
      </w:pPr>
      <w:bookmarkStart w:id="263" w:name="examples-12"/>
      <w:bookmarkEnd w:id="262"/>
      <w:r>
        <w:t>Examples</w:t>
      </w:r>
    </w:p>
    <w:p w14:paraId="6C5C580B" w14:textId="77777777" w:rsidR="00A21722" w:rsidRDefault="001E6592">
      <w:pPr>
        <w:pStyle w:val="FirstParagraph"/>
      </w:pPr>
      <w:r>
        <w:t>Evaluating the effectiveness and cost-efficiency of different breast cancer screening strategies using mammography. The model simulates various screening intervals (annual, biennial, or triennial) and target age groups (e.g., 40-74, 50-74, or 55-74 years) to determine the optimal approach.</w:t>
      </w:r>
    </w:p>
    <w:p w14:paraId="2DAA80FA" w14:textId="77777777" w:rsidR="00A21722" w:rsidRDefault="001E6592">
      <w:pPr>
        <w:pStyle w:val="Heading2"/>
      </w:pPr>
      <w:bookmarkStart w:id="264" w:name="Xcf5eba7de5f6e7326c7466894d60c64be606429"/>
      <w:bookmarkEnd w:id="258"/>
      <w:bookmarkEnd w:id="263"/>
      <w:r>
        <w:t>4. Health promotion versus medical treatment</w:t>
      </w:r>
    </w:p>
    <w:p w14:paraId="0122CEB7" w14:textId="77777777" w:rsidR="00A21722" w:rsidRDefault="001E6592">
      <w:pPr>
        <w:pStyle w:val="Heading3"/>
      </w:pPr>
      <w:bookmarkStart w:id="265" w:name="synonyms-14"/>
      <w:r>
        <w:t>Synonyms</w:t>
      </w:r>
    </w:p>
    <w:p w14:paraId="2F60F86E" w14:textId="77777777" w:rsidR="00A21722" w:rsidRDefault="001E6592">
      <w:pPr>
        <w:pStyle w:val="Heading3"/>
      </w:pPr>
      <w:bookmarkStart w:id="266" w:name="see-also-14"/>
      <w:bookmarkEnd w:id="265"/>
      <w:r>
        <w:t>See also</w:t>
      </w:r>
    </w:p>
    <w:p w14:paraId="36276569" w14:textId="77777777" w:rsidR="00A21722" w:rsidRDefault="001E6592">
      <w:pPr>
        <w:pStyle w:val="Heading3"/>
      </w:pPr>
      <w:bookmarkStart w:id="267" w:name="definition-14"/>
      <w:bookmarkEnd w:id="266"/>
      <w:r>
        <w:t>Definition</w:t>
      </w:r>
    </w:p>
    <w:p w14:paraId="206A3D22" w14:textId="77777777" w:rsidR="00A21722" w:rsidRDefault="001E6592">
      <w:pPr>
        <w:pStyle w:val="Heading3"/>
      </w:pPr>
      <w:bookmarkStart w:id="268" w:name="description-14"/>
      <w:bookmarkEnd w:id="267"/>
      <w:r>
        <w:t>Description</w:t>
      </w:r>
    </w:p>
    <w:p w14:paraId="26B80444" w14:textId="77777777" w:rsidR="00A21722" w:rsidRDefault="001E6592">
      <w:pPr>
        <w:pStyle w:val="Heading3"/>
      </w:pPr>
      <w:bookmarkStart w:id="269" w:name="examples-13"/>
      <w:bookmarkEnd w:id="268"/>
      <w:r>
        <w:t>Examples</w:t>
      </w:r>
    </w:p>
    <w:p w14:paraId="7C88600B" w14:textId="77777777" w:rsidR="00A21722" w:rsidRDefault="001E6592">
      <w:pPr>
        <w:pStyle w:val="FirstParagraph"/>
      </w:pPr>
      <w:r>
        <w:t>   - example: Comparing the long-term outcomes and cost-effectiveness of community-based mental health programs versus medication-based approaches for preventing depression.</w:t>
      </w:r>
    </w:p>
    <w:p w14:paraId="16D980CE" w14:textId="77777777" w:rsidR="00A21722" w:rsidRDefault="001E6592">
      <w:pPr>
        <w:pStyle w:val="Heading2"/>
      </w:pPr>
      <w:bookmarkStart w:id="270" w:name="risk-exposure-burden-analysis"/>
      <w:bookmarkEnd w:id="264"/>
      <w:bookmarkEnd w:id="269"/>
      <w:r>
        <w:lastRenderedPageBreak/>
        <w:t>5. Risk Exposure Burden Analysis</w:t>
      </w:r>
    </w:p>
    <w:p w14:paraId="312F2D96" w14:textId="77777777" w:rsidR="00A21722" w:rsidRDefault="001E6592">
      <w:pPr>
        <w:pStyle w:val="Heading3"/>
      </w:pPr>
      <w:bookmarkStart w:id="271" w:name="synonyms-15"/>
      <w:r>
        <w:t>Synonyms</w:t>
      </w:r>
    </w:p>
    <w:p w14:paraId="79F4A9A8" w14:textId="77777777" w:rsidR="00A21722" w:rsidRDefault="001E6592" w:rsidP="006138A3">
      <w:pPr>
        <w:pStyle w:val="Compact"/>
        <w:numPr>
          <w:ilvl w:val="0"/>
          <w:numId w:val="100"/>
        </w:numPr>
      </w:pPr>
      <w:r>
        <w:t>Burden of disease analyses</w:t>
      </w:r>
    </w:p>
    <w:p w14:paraId="3A1D8DE3" w14:textId="77777777" w:rsidR="00A21722" w:rsidRDefault="001E6592" w:rsidP="006138A3">
      <w:pPr>
        <w:pStyle w:val="Compact"/>
        <w:numPr>
          <w:ilvl w:val="0"/>
          <w:numId w:val="100"/>
        </w:numPr>
      </w:pPr>
      <w:r>
        <w:t>Attributable risk analyses</w:t>
      </w:r>
    </w:p>
    <w:p w14:paraId="1AD9210C" w14:textId="77777777" w:rsidR="00A21722" w:rsidRDefault="001E6592" w:rsidP="006138A3">
      <w:pPr>
        <w:pStyle w:val="Compact"/>
        <w:numPr>
          <w:ilvl w:val="0"/>
          <w:numId w:val="100"/>
        </w:numPr>
      </w:pPr>
      <w:r>
        <w:t>Population attributable fraction studies</w:t>
      </w:r>
    </w:p>
    <w:p w14:paraId="16D58C33" w14:textId="77777777" w:rsidR="00A21722" w:rsidRDefault="001E6592">
      <w:pPr>
        <w:pStyle w:val="Heading3"/>
      </w:pPr>
      <w:bookmarkStart w:id="272" w:name="see-also-15"/>
      <w:bookmarkEnd w:id="271"/>
      <w:r>
        <w:t>See Also</w:t>
      </w:r>
    </w:p>
    <w:p w14:paraId="197034E8" w14:textId="77777777" w:rsidR="00A21722" w:rsidRDefault="001E6592" w:rsidP="006138A3">
      <w:pPr>
        <w:pStyle w:val="Compact"/>
        <w:numPr>
          <w:ilvl w:val="0"/>
          <w:numId w:val="101"/>
        </w:numPr>
      </w:pPr>
      <w:r>
        <w:t>Global Burden of Disease studies</w:t>
      </w:r>
    </w:p>
    <w:p w14:paraId="00AA5A7D" w14:textId="77777777" w:rsidR="00A21722" w:rsidRDefault="001E6592" w:rsidP="006138A3">
      <w:pPr>
        <w:pStyle w:val="Compact"/>
        <w:numPr>
          <w:ilvl w:val="0"/>
          <w:numId w:val="101"/>
        </w:numPr>
      </w:pPr>
      <w:r>
        <w:t>Epidemiological modelling</w:t>
      </w:r>
    </w:p>
    <w:p w14:paraId="225E1559" w14:textId="77777777" w:rsidR="00A21722" w:rsidRDefault="001E6592" w:rsidP="006138A3">
      <w:pPr>
        <w:pStyle w:val="Compact"/>
        <w:numPr>
          <w:ilvl w:val="0"/>
          <w:numId w:val="101"/>
        </w:numPr>
      </w:pPr>
      <w:r>
        <w:t>HRisk factor quantification</w:t>
      </w:r>
    </w:p>
    <w:p w14:paraId="0E65CA0F" w14:textId="77777777" w:rsidR="00A21722" w:rsidRDefault="001E6592" w:rsidP="006138A3">
      <w:pPr>
        <w:pStyle w:val="Compact"/>
        <w:numPr>
          <w:ilvl w:val="0"/>
          <w:numId w:val="101"/>
        </w:numPr>
      </w:pPr>
      <w:r>
        <w:t>Health impact assessment</w:t>
      </w:r>
    </w:p>
    <w:p w14:paraId="72054E71" w14:textId="77777777" w:rsidR="00A21722" w:rsidRDefault="001E6592" w:rsidP="006138A3">
      <w:pPr>
        <w:pStyle w:val="Compact"/>
        <w:numPr>
          <w:ilvl w:val="0"/>
          <w:numId w:val="101"/>
        </w:numPr>
      </w:pPr>
      <w:r>
        <w:t>Comparative risk assessment</w:t>
      </w:r>
    </w:p>
    <w:p w14:paraId="509F34F5" w14:textId="77777777" w:rsidR="00A21722" w:rsidRDefault="001E6592">
      <w:pPr>
        <w:pStyle w:val="Heading3"/>
      </w:pPr>
      <w:bookmarkStart w:id="273" w:name="definition-15"/>
      <w:bookmarkEnd w:id="272"/>
      <w:r>
        <w:t>Definition</w:t>
      </w:r>
    </w:p>
    <w:p w14:paraId="06BF6C74" w14:textId="77777777" w:rsidR="00A21722" w:rsidRDefault="001E6592">
      <w:pPr>
        <w:pStyle w:val="FirstParagraph"/>
      </w:pPr>
      <w:r>
        <w:t>Risk exposure burden analysis quantifies the impact of specific risk exposures on the health outcomes of a population.</w:t>
      </w:r>
    </w:p>
    <w:p w14:paraId="78B0629F" w14:textId="77777777" w:rsidR="00A21722" w:rsidRDefault="001E6592">
      <w:pPr>
        <w:pStyle w:val="Heading3"/>
      </w:pPr>
      <w:bookmarkStart w:id="274" w:name="description-15"/>
      <w:bookmarkEnd w:id="273"/>
      <w:r>
        <w:t>Description</w:t>
      </w:r>
    </w:p>
    <w:p w14:paraId="21C46EB7" w14:textId="77777777" w:rsidR="00A21722" w:rsidRDefault="001E6592">
      <w:pPr>
        <w:pStyle w:val="FirstParagraph"/>
      </w:pPr>
      <w:r>
        <w:t>These analyses estimate the portion of disease burden—such as incidence, prevalence, mortality, or disability—that can be attributed to particular risk factors. By combining data on the prevalence of risk exposures with the relative risks associated with these exposures, researchers can assess how much of the observed health burden is due to specific risk factors.</w:t>
      </w:r>
    </w:p>
    <w:p w14:paraId="07D82D30" w14:textId="77777777" w:rsidR="00A21722" w:rsidRDefault="001E6592">
      <w:pPr>
        <w:pStyle w:val="BodyText"/>
      </w:pPr>
      <w:r>
        <w:t>Risk exposure burden analyses are essential for identifying and prioritizing public health interventions. They highlight the most significant contributors to disease burden within a population. The models may project current and future disease burdens under different scenarios, including potential reductions in exposure levels due to interventions or policy changes.</w:t>
      </w:r>
    </w:p>
    <w:p w14:paraId="0B4A4197" w14:textId="77777777" w:rsidR="00A21722" w:rsidRDefault="001E6592">
      <w:pPr>
        <w:pStyle w:val="Heading3"/>
      </w:pPr>
      <w:bookmarkStart w:id="275" w:name="examples-14"/>
      <w:bookmarkEnd w:id="274"/>
      <w:r>
        <w:t>Examples</w:t>
      </w:r>
    </w:p>
    <w:p w14:paraId="3AC2E558" w14:textId="77777777" w:rsidR="00A21722" w:rsidRDefault="001E6592" w:rsidP="006138A3">
      <w:pPr>
        <w:pStyle w:val="Compact"/>
        <w:numPr>
          <w:ilvl w:val="0"/>
          <w:numId w:val="102"/>
        </w:numPr>
      </w:pPr>
      <w:r>
        <w:t xml:space="preserve">The </w:t>
      </w:r>
      <w:r>
        <w:rPr>
          <w:b/>
          <w:bCs/>
        </w:rPr>
        <w:t>Global Burden of Disease (GBD) studies</w:t>
      </w:r>
      <w:r>
        <w:t xml:space="preserve"> conducted by the World Health Organization (WHO) and the Institute for Health Metrics and Evaluation (IHME) are prominent examples of risk exposure burden analyses [@vos2020global]. These comprehensive studies quantify the impact of various risk factors on </w:t>
      </w:r>
      <w:r>
        <w:lastRenderedPageBreak/>
        <w:t>global and regional health outcomes, providing estimates of disease burden attributable to specific exposures.</w:t>
      </w:r>
    </w:p>
    <w:p w14:paraId="61E5303E" w14:textId="77777777" w:rsidR="00A21722" w:rsidRDefault="001E6592" w:rsidP="006138A3">
      <w:pPr>
        <w:pStyle w:val="Compact"/>
        <w:numPr>
          <w:ilvl w:val="0"/>
          <w:numId w:val="102"/>
        </w:numPr>
      </w:pPr>
      <w:r>
        <w:t>The analysis of deaths attributable to smoking in the United States, where studies estimate the mortality burden caused by smoking by assessing the prevalence of smoking and the associated risks of death from smoking-related diseases [@mokdad2004actual].</w:t>
      </w:r>
    </w:p>
    <w:p w14:paraId="30789B1B" w14:textId="77777777" w:rsidR="00A21722" w:rsidRDefault="001E6592">
      <w:pPr>
        <w:pStyle w:val="Heading2"/>
      </w:pPr>
      <w:bookmarkStart w:id="276" w:name="predictive-forecast-modelling-1"/>
      <w:bookmarkEnd w:id="270"/>
      <w:bookmarkEnd w:id="275"/>
      <w:r>
        <w:t>6. Predictive (forecast) modelling</w:t>
      </w:r>
    </w:p>
    <w:p w14:paraId="1DE339D2" w14:textId="77777777" w:rsidR="00A21722" w:rsidRDefault="001E6592">
      <w:pPr>
        <w:pStyle w:val="FirstParagraph"/>
      </w:pPr>
      <w:r>
        <w:t>   - example: Predicting the long-term impact of tobacco control policies on lung cancer rates, while evaluating potential unintended consequences on different socioeconomic groups.</w:t>
      </w:r>
    </w:p>
    <w:p w14:paraId="312DED0E" w14:textId="77777777" w:rsidR="00A21722" w:rsidRDefault="001E6592">
      <w:pPr>
        <w:pStyle w:val="Heading2"/>
      </w:pPr>
      <w:bookmarkStart w:id="277" w:name="X12e5a8e5e26f3ab18634104d96f720d49a94b01"/>
      <w:bookmarkEnd w:id="276"/>
      <w:r>
        <w:t>7. Comparative risk modelling and analyses</w:t>
      </w:r>
    </w:p>
    <w:p w14:paraId="49EBFBAA" w14:textId="77777777" w:rsidR="00A21722" w:rsidRDefault="001E6592" w:rsidP="006138A3">
      <w:pPr>
        <w:pStyle w:val="Compact"/>
        <w:numPr>
          <w:ilvl w:val="0"/>
          <w:numId w:val="103"/>
        </w:numPr>
      </w:pPr>
      <w:r>
        <w:t>comparing more than one modelling study to understand the plausible range of a scenario effect and to understand similarities and differences when there are differences in scenario effect.</w:t>
      </w:r>
    </w:p>
    <w:p w14:paraId="7D2290D4" w14:textId="77777777" w:rsidR="00A21722" w:rsidRDefault="001E6592">
      <w:pPr>
        <w:pStyle w:val="Heading2"/>
      </w:pPr>
      <w:bookmarkStart w:id="278" w:name="comparative-or-ensemble-modelling-1"/>
      <w:bookmarkEnd w:id="277"/>
      <w:r>
        <w:t>8. Comparative or ensemble modelling</w:t>
      </w:r>
    </w:p>
    <w:p w14:paraId="321B20AF" w14:textId="77777777" w:rsidR="00A21722" w:rsidRDefault="001E6592">
      <w:pPr>
        <w:pStyle w:val="FirstParagraph"/>
      </w:pPr>
      <w:r>
        <w:t>    - example: Combining several models to predict the impact of a sugar tax, increased access to green spaces, and public transportation improvements on population-level physical activity and obesity rates.</w:t>
      </w:r>
    </w:p>
    <w:p w14:paraId="55C1A33A" w14:textId="77777777" w:rsidR="00A21722" w:rsidRDefault="001E6592">
      <w:pPr>
        <w:pStyle w:val="Heading2"/>
      </w:pPr>
      <w:bookmarkStart w:id="279" w:name="Xa629ca3fd2e892ecd9099f21e610c1b3b6ffdd7"/>
      <w:bookmarkEnd w:id="278"/>
      <w:r>
        <w:t>9. Comparative scenario and policy analysis</w:t>
      </w:r>
    </w:p>
    <w:p w14:paraId="009FD71E" w14:textId="77777777" w:rsidR="00A21722" w:rsidRDefault="001E6592">
      <w:pPr>
        <w:pStyle w:val="FirstParagraph"/>
      </w:pPr>
      <w:r>
        <w:t>   - example: Comparing the impact of various food labelling policies on consumer behaviour and obesity rates across different demographic groups.</w:t>
      </w:r>
    </w:p>
    <w:p w14:paraId="0F0C54B8" w14:textId="77777777" w:rsidR="00A21722" w:rsidRDefault="001E6592">
      <w:pPr>
        <w:pStyle w:val="Heading2"/>
      </w:pPr>
      <w:bookmarkStart w:id="280" w:name="scalability-1"/>
      <w:bookmarkEnd w:id="279"/>
      <w:r>
        <w:t>10. Scalability</w:t>
      </w:r>
    </w:p>
    <w:p w14:paraId="671AE0DF" w14:textId="77777777" w:rsidR="00A21722" w:rsidRDefault="001E6592">
      <w:pPr>
        <w:pStyle w:val="FirstParagraph"/>
      </w:pPr>
      <w:r>
        <w:t>   - example: Scaling a model of healthy eating interventions from a small community program or a pilot study to a nationwide public health campaign.</w:t>
      </w:r>
    </w:p>
    <w:p w14:paraId="0D31C20A" w14:textId="77777777" w:rsidR="00A21722" w:rsidRDefault="001E6592">
      <w:pPr>
        <w:pStyle w:val="Heading2"/>
      </w:pPr>
      <w:bookmarkStart w:id="281" w:name="equity-evaluation-1"/>
      <w:bookmarkEnd w:id="280"/>
      <w:r>
        <w:t>11. Equity evaluation</w:t>
      </w:r>
    </w:p>
    <w:p w14:paraId="48EDAE88" w14:textId="77777777" w:rsidR="00A21722" w:rsidRDefault="001E6592">
      <w:pPr>
        <w:pStyle w:val="FirstParagraph"/>
      </w:pPr>
      <w:r>
        <w:t>   - example: Evaluating whether workplace wellness programs are equally effective across various occupational sectors and income levels, or if they inadvertently increase health inequities.</w:t>
      </w:r>
    </w:p>
    <w:p w14:paraId="614D7A63" w14:textId="77777777" w:rsidR="00A21722" w:rsidRDefault="001E6592">
      <w:pPr>
        <w:pStyle w:val="Heading2"/>
      </w:pPr>
      <w:bookmarkStart w:id="282" w:name="interdisciplinary-integration-1"/>
      <w:bookmarkEnd w:id="281"/>
      <w:r>
        <w:lastRenderedPageBreak/>
        <w:t>12. Interdisciplinary integration</w:t>
      </w:r>
    </w:p>
    <w:p w14:paraId="745CFFC7" w14:textId="77777777" w:rsidR="00A21722" w:rsidRDefault="001E6592">
      <w:pPr>
        <w:pStyle w:val="FirstParagraph"/>
      </w:pPr>
      <w:r>
        <w:t>   - example: Combining insights from public health, urban planning, and environmental science to create models that address the impact of air pollution on respiratory diseases.</w:t>
      </w:r>
    </w:p>
    <w:p w14:paraId="2ECD7100" w14:textId="77777777" w:rsidR="00A21722" w:rsidRDefault="001E6592">
      <w:pPr>
        <w:pStyle w:val="Heading2"/>
      </w:pPr>
      <w:bookmarkStart w:id="283" w:name="interaction-effects-1"/>
      <w:bookmarkEnd w:id="282"/>
      <w:r>
        <w:t>13. Interaction effects</w:t>
      </w:r>
    </w:p>
    <w:p w14:paraId="1A74E2A5" w14:textId="77777777" w:rsidR="00A21722" w:rsidRDefault="001E6592">
      <w:pPr>
        <w:pStyle w:val="FirstParagraph"/>
      </w:pPr>
      <w:r>
        <w:t>   - example: Modelling the interaction between diet, physical activity, and socioeconomic factors in the development of obesity across different population groups.</w:t>
      </w:r>
    </w:p>
    <w:p w14:paraId="11279F06" w14:textId="77777777" w:rsidR="00A21722" w:rsidRDefault="001E6592">
      <w:pPr>
        <w:pStyle w:val="Heading2"/>
      </w:pPr>
      <w:bookmarkStart w:id="284" w:name="life-course-analyses-1"/>
      <w:bookmarkEnd w:id="283"/>
      <w:r>
        <w:t>14. Life course analyses</w:t>
      </w:r>
    </w:p>
    <w:p w14:paraId="380C5CCE" w14:textId="77777777" w:rsidR="00A21722" w:rsidRDefault="001E6592" w:rsidP="006138A3">
      <w:pPr>
        <w:pStyle w:val="Compact"/>
        <w:numPr>
          <w:ilvl w:val="0"/>
          <w:numId w:val="104"/>
        </w:numPr>
      </w:pPr>
      <w:r>
        <w:t>example: Modelling the life course development of chronic diseases from the development of proximal risk factors, the cumulative effects of risk factors, and the development of related conditions.</w:t>
      </w:r>
    </w:p>
    <w:p w14:paraId="4D512A72" w14:textId="77777777" w:rsidR="00A21722" w:rsidRDefault="001E6592">
      <w:pPr>
        <w:pStyle w:val="Heading1"/>
      </w:pPr>
      <w:bookmarkStart w:id="285" w:name="X679a459f86394b6970c1ec2585a70cf70abbc09"/>
      <w:bookmarkEnd w:id="98"/>
      <w:bookmarkEnd w:id="284"/>
      <w:r>
        <w:t>Appendix 5 - AI-assisted screening implementation</w:t>
      </w:r>
    </w:p>
    <w:p w14:paraId="3DD62890" w14:textId="77777777" w:rsidR="00A21722" w:rsidRDefault="001E6592">
      <w:pPr>
        <w:pStyle w:val="FirstParagraph"/>
      </w:pPr>
      <w:r>
        <w:t>The detailed methodology for AI-assisted screening, including LLM prompts, structured output formats, example classifications, technical implementation considerations, and quality control procedures, is provided in the separate AI-assisted screening protocol (see AI-assisted screening protocol, Appendix B).</w:t>
      </w:r>
    </w:p>
    <w:p w14:paraId="5BDEEB49" w14:textId="77777777" w:rsidR="00A21722" w:rsidRDefault="001E6592">
      <w:pPr>
        <w:pStyle w:val="Heading1"/>
      </w:pPr>
      <w:bookmarkStart w:id="286" w:name="Xc2ab94f5eb948cee2dcef8afa49ed7ba11d26b6"/>
      <w:bookmarkEnd w:id="285"/>
      <w:r>
        <w:t>Appendix 6 - Distinguishing from excluded studies (e.g., TRIPOD-AI)</w:t>
      </w:r>
    </w:p>
    <w:p w14:paraId="11F53A98" w14:textId="77777777" w:rsidR="00A21722" w:rsidRDefault="001E6592">
      <w:pPr>
        <w:pStyle w:val="FirstParagraph"/>
      </w:pPr>
      <w:r>
        <w:t>Some studies may appear similar to those covered by TRIPOD-AI guidelines, which focus on developing and validating prediction models using individual-level data. To distinguish, consider the following:</w:t>
      </w:r>
    </w:p>
    <w:p w14:paraId="07D5A25A" w14:textId="77777777" w:rsidR="00A21722" w:rsidRDefault="001E6592">
      <w:pPr>
        <w:pStyle w:val="Heading2"/>
      </w:pPr>
      <w:bookmarkStart w:id="287" w:name="X22f89cced7756f2e82ff2f4f270e1d1795c555f"/>
      <w:r>
        <w:lastRenderedPageBreak/>
        <w:t>The goal of this scoping review is to identify and describe population health non-communicable disease (NCD) modelling studies. We are interested in studies that use computational simulation modelling to assess the impact of interventions, exposures, or scenarios on NCDs or their risk factors in populations at risk.</w:t>
      </w:r>
    </w:p>
    <w:p w14:paraId="29C214F6" w14:textId="77777777" w:rsidR="00A21722" w:rsidRDefault="001E6592">
      <w:pPr>
        <w:pStyle w:val="Heading2"/>
      </w:pPr>
      <w:bookmarkStart w:id="288" w:name="instructions"/>
      <w:bookmarkEnd w:id="287"/>
      <w:r>
        <w:t>Instructions</w:t>
      </w:r>
    </w:p>
    <w:p w14:paraId="15AAF909" w14:textId="77777777" w:rsidR="00A21722" w:rsidRDefault="001E6592">
      <w:pPr>
        <w:pStyle w:val="Heading2"/>
      </w:pPr>
      <w:bookmarkStart w:id="289" w:name="X24a9fd2719e9ffd5db67ef9745adbd7528b7ff6"/>
      <w:bookmarkEnd w:id="288"/>
      <w:r>
        <w:t>Carefully review the provided Title and Abstract. Evaluate the study against EACH of the exclusion and inclusion criteria listed below. Provide a step-by-step reasoning process for your assessment of each criterion.</w:t>
      </w:r>
    </w:p>
    <w:p w14:paraId="5B2095AD" w14:textId="77777777" w:rsidR="00A21722" w:rsidRDefault="001E6592">
      <w:pPr>
        <w:pStyle w:val="Heading2"/>
      </w:pPr>
      <w:bookmarkStart w:id="290" w:name="X4c3b829338b273186bee68deb55f3caa5f3b202"/>
      <w:bookmarkEnd w:id="289"/>
      <w:r>
        <w:t>Screening Bias: Prioritize sensitivity. If you are uncertain whether a criterion is met or not met based </w:t>
      </w:r>
      <w:r>
        <w:rPr>
          <w:i/>
          <w:iCs/>
        </w:rPr>
        <w:t>only</w:t>
      </w:r>
      <w:r>
        <w:t> on the title and abstract, lean towards classifying the study as UNCERTAIN or INCLUDE FOR FULL REVIEW. Only EXCLUDE if an exclusion criterion is clearly met.</w:t>
      </w:r>
    </w:p>
    <w:p w14:paraId="0C1AEBA9" w14:textId="77777777" w:rsidR="00A21722" w:rsidRDefault="001E6592">
      <w:pPr>
        <w:pStyle w:val="Heading2"/>
      </w:pPr>
      <w:bookmarkStart w:id="291" w:name="X46be2fea3cbe8737015957843688c1f6715cda3"/>
      <w:bookmarkEnd w:id="290"/>
      <w:r>
        <w:t>Output Format: Provide your response as a JSON object containing:</w:t>
      </w:r>
    </w:p>
    <w:p w14:paraId="7FCF75C0" w14:textId="77777777" w:rsidR="00A21722" w:rsidRDefault="001E6592">
      <w:pPr>
        <w:pStyle w:val="Heading2"/>
      </w:pPr>
      <w:bookmarkStart w:id="292" w:name="X9a325bf7a4bd4adcc397d6867fa7ca5a65fdeae"/>
      <w:bookmarkEnd w:id="291"/>
      <w:r>
        <w:t>exclusion_assessment: An array of objects, one for each exclusion criterion, with fields:</w:t>
      </w:r>
    </w:p>
    <w:p w14:paraId="54E55244" w14:textId="77777777" w:rsidR="00A21722" w:rsidRDefault="001E6592">
      <w:pPr>
        <w:pStyle w:val="Heading2"/>
      </w:pPr>
      <w:bookmarkStart w:id="293" w:name="X851902b0e77c53ae17125ec32e5e52a2529addb"/>
      <w:bookmarkEnd w:id="292"/>
      <w:r>
        <w:t>criterion_number: The number of the exclusion criterion (e.g., E1, E2).</w:t>
      </w:r>
    </w:p>
    <w:p w14:paraId="7C91DCC8" w14:textId="77777777" w:rsidR="00A21722" w:rsidRDefault="001E6592">
      <w:pPr>
        <w:pStyle w:val="Heading2"/>
      </w:pPr>
      <w:bookmarkStart w:id="294" w:name="met-your-assessment-yes-no-uncertain."/>
      <w:bookmarkEnd w:id="293"/>
      <w:r>
        <w:t>met: Your assessment (YES, NO, UNCERTAIN).</w:t>
      </w:r>
    </w:p>
    <w:p w14:paraId="02CFDBF2" w14:textId="77777777" w:rsidR="00A21722" w:rsidRDefault="001E6592">
      <w:pPr>
        <w:pStyle w:val="Heading2"/>
      </w:pPr>
      <w:bookmarkStart w:id="295" w:name="Xe5fc7efbbfba98f14805822104c1317504f7ccb"/>
      <w:bookmarkEnd w:id="294"/>
      <w:r>
        <w:t>reasoning: Brief justification based </w:t>
      </w:r>
      <w:r>
        <w:rPr>
          <w:i/>
          <w:iCs/>
        </w:rPr>
        <w:t>only</w:t>
      </w:r>
      <w:r>
        <w:t> on the title/abstract.</w:t>
      </w:r>
    </w:p>
    <w:p w14:paraId="7B358CFB" w14:textId="77777777" w:rsidR="00A21722" w:rsidRDefault="001E6592">
      <w:pPr>
        <w:pStyle w:val="Heading2"/>
      </w:pPr>
      <w:bookmarkStart w:id="296" w:name="Xba06ffcc85d5e44a9ddbca4cfa777d5fc43067b"/>
      <w:bookmarkEnd w:id="295"/>
      <w:r>
        <w:t>inclusion_assessment: An array of objects, one for each inclusion criterion, with fields:</w:t>
      </w:r>
    </w:p>
    <w:p w14:paraId="506E709F" w14:textId="77777777" w:rsidR="00A21722" w:rsidRDefault="001E6592">
      <w:pPr>
        <w:pStyle w:val="Heading2"/>
      </w:pPr>
      <w:bookmarkStart w:id="297" w:name="X1a92fb564968778dd45c23064818f2c1678ba2c"/>
      <w:bookmarkEnd w:id="296"/>
      <w:r>
        <w:t>criterion_number: The number of the inclusion criterion (e.g., I1, I2).</w:t>
      </w:r>
    </w:p>
    <w:p w14:paraId="37E362B2" w14:textId="77777777" w:rsidR="00A21722" w:rsidRDefault="001E6592">
      <w:pPr>
        <w:pStyle w:val="Heading2"/>
      </w:pPr>
      <w:bookmarkStart w:id="298" w:name="met-your-assessment-yes-no-uncertain.-1"/>
      <w:bookmarkEnd w:id="297"/>
      <w:r>
        <w:t>met: Your assessment (YES, NO, UNCERTAIN).</w:t>
      </w:r>
    </w:p>
    <w:p w14:paraId="294E25D3" w14:textId="77777777" w:rsidR="00A21722" w:rsidRDefault="001E6592">
      <w:pPr>
        <w:pStyle w:val="Heading2"/>
      </w:pPr>
      <w:bookmarkStart w:id="299" w:name="X2892f4861b9671a2502a94dcb89fd2db1334629"/>
      <w:bookmarkEnd w:id="298"/>
      <w:r>
        <w:t>reasoning: Brief justification based </w:t>
      </w:r>
      <w:r>
        <w:rPr>
          <w:i/>
          <w:iCs/>
        </w:rPr>
        <w:t>only</w:t>
      </w:r>
      <w:r>
        <w:t> on the title/abstract.</w:t>
      </w:r>
    </w:p>
    <w:p w14:paraId="360DDD5B" w14:textId="77777777" w:rsidR="00A21722" w:rsidRDefault="001E6592">
      <w:pPr>
        <w:pStyle w:val="Heading2"/>
      </w:pPr>
      <w:bookmarkStart w:id="300" w:name="X945e191cafb4ce07aca6d380b685d3eb4a4c448"/>
      <w:bookmarkEnd w:id="299"/>
      <w:r>
        <w:lastRenderedPageBreak/>
        <w:t>final_decision: Your final classification based on the logic below (EXCLUDE, INCLUDE FOR FULL REVIEW, UNCERTAIN).</w:t>
      </w:r>
    </w:p>
    <w:p w14:paraId="4CF1AD65" w14:textId="77777777" w:rsidR="00A21722" w:rsidRDefault="001E6592">
      <w:pPr>
        <w:pStyle w:val="Heading2"/>
      </w:pPr>
      <w:bookmarkStart w:id="301" w:name="X4ac30032ff75fb978038607bfd9b0ae0c514f9e"/>
      <w:bookmarkEnd w:id="300"/>
      <w:r>
        <w:t>final_reasoning: A concise summary explaining the final decision based on the criteria assessments.</w:t>
      </w:r>
    </w:p>
    <w:p w14:paraId="6E95E483" w14:textId="77777777" w:rsidR="00A21722" w:rsidRDefault="001E6592">
      <w:pPr>
        <w:pStyle w:val="Heading2"/>
      </w:pPr>
      <w:bookmarkStart w:id="302" w:name="decision-logic"/>
      <w:bookmarkEnd w:id="301"/>
      <w:r>
        <w:t>Decision Logic:</w:t>
      </w:r>
    </w:p>
    <w:p w14:paraId="076C7A37" w14:textId="77777777" w:rsidR="00A21722" w:rsidRDefault="001E6592">
      <w:pPr>
        <w:pStyle w:val="Heading2"/>
      </w:pPr>
      <w:bookmarkStart w:id="303" w:name="Xbdcf3d65113e3a6902e808ff4da283ed3b8a14a"/>
      <w:bookmarkEnd w:id="302"/>
      <w:r>
        <w:t>If ANY exclusion criterion is assessed as ‘YES’, the final_decision is ‘EXCLUDE’.</w:t>
      </w:r>
    </w:p>
    <w:p w14:paraId="679956C9" w14:textId="77777777" w:rsidR="00A21722" w:rsidRDefault="001E6592">
      <w:pPr>
        <w:pStyle w:val="Heading2"/>
      </w:pPr>
      <w:bookmarkStart w:id="304" w:name="X4e13be7d81c3a4c53a9ce97a02fbd80f1cfcd8c"/>
      <w:bookmarkEnd w:id="303"/>
      <w:r>
        <w:t>If NO exclusion criteria are assessed as ‘YES’ AND AT LEAST ONE inclusion criterion is assessed as ‘YES’, the final_decision is ‘INCLUDE FOR FULL REVIEW’.</w:t>
      </w:r>
    </w:p>
    <w:p w14:paraId="00A34FD0" w14:textId="77777777" w:rsidR="00A21722" w:rsidRDefault="001E6592">
      <w:pPr>
        <w:pStyle w:val="Heading2"/>
      </w:pPr>
      <w:bookmarkStart w:id="305" w:name="X0075ae585599392292c1a6f8fe56274d24ca48e"/>
      <w:bookmarkEnd w:id="304"/>
      <w:r>
        <w:t>In all other cases (e.g., no exclusions met but all inclusions are ‘NO’ or ‘UNCERTAIN’, or uncertainty about exclusions prevents a clear decision), the final_decision is ‘UNCERTAIN’.</w:t>
      </w:r>
    </w:p>
    <w:p w14:paraId="14399C88" w14:textId="77777777" w:rsidR="00A21722" w:rsidRDefault="001E6592">
      <w:pPr>
        <w:pStyle w:val="Heading2"/>
      </w:pPr>
      <w:bookmarkStart w:id="306" w:name="exclusion-criteria"/>
      <w:bookmarkEnd w:id="305"/>
      <w:r>
        <w:t>Exclusion Criteria</w:t>
      </w:r>
    </w:p>
    <w:p w14:paraId="0136C934" w14:textId="77777777" w:rsidR="00A21722" w:rsidRDefault="001E6592">
      <w:pPr>
        <w:pStyle w:val="Heading2"/>
      </w:pPr>
      <w:bookmarkStart w:id="307" w:name="X3a6b81c6d7338c597dd53ba7820c83cc8c74272"/>
      <w:bookmarkEnd w:id="306"/>
      <w:r>
        <w:t>(E1) Focuses solely on individuals already diagnosed with a disease (without including undiagnosed populations).</w:t>
      </w:r>
    </w:p>
    <w:p w14:paraId="2DD18CEC" w14:textId="77777777" w:rsidR="00A21722" w:rsidRDefault="001E6592">
      <w:pPr>
        <w:pStyle w:val="Heading2"/>
      </w:pPr>
      <w:bookmarkStart w:id="308" w:name="X618b1ce77ab57444443bf71da8d65080212d702"/>
      <w:bookmarkEnd w:id="307"/>
      <w:r>
        <w:t>(E2) Primary purpose is economic evaluation (e.g., cost-effectiveness analysis).</w:t>
      </w:r>
    </w:p>
    <w:p w14:paraId="5B17FE55" w14:textId="77777777" w:rsidR="00A21722" w:rsidRDefault="001E6592">
      <w:pPr>
        <w:pStyle w:val="Heading2"/>
      </w:pPr>
      <w:bookmarkStart w:id="309" w:name="X21f7ae6470af74e287760ab8ed6e48581aeead8"/>
      <w:bookmarkEnd w:id="308"/>
      <w:r>
        <w:t>(E3) Is a clinical risk prediction algorithm or tool that only predicts individual risk without simulating population-level impacts.</w:t>
      </w:r>
    </w:p>
    <w:p w14:paraId="4284E03D" w14:textId="77777777" w:rsidR="00A21722" w:rsidRDefault="001E6592">
      <w:pPr>
        <w:pStyle w:val="Heading2"/>
      </w:pPr>
      <w:bookmarkStart w:id="310" w:name="X7ea6ab902acb634fabb2513e8ce306d38af641a"/>
      <w:bookmarkEnd w:id="309"/>
      <w:r>
        <w:t>(E4) Does not focus on major NCDs (cardiovascular disease, cancer, diabetes, respiratory disease, mental health, neurological conditions) or their risk factors.</w:t>
      </w:r>
    </w:p>
    <w:p w14:paraId="7E9B6A6F" w14:textId="77777777" w:rsidR="00A21722" w:rsidRDefault="001E6592">
      <w:pPr>
        <w:pStyle w:val="Heading2"/>
      </w:pPr>
      <w:bookmarkStart w:id="311" w:name="X03e6b5182da711f8229d7ed3db6323f7a4802cc"/>
      <w:bookmarkEnd w:id="310"/>
      <w:r>
        <w:t>(E5) Is not primary research (e.g., is a review, editorial, commentary, protocol).</w:t>
      </w:r>
    </w:p>
    <w:p w14:paraId="2B4F2235" w14:textId="77777777" w:rsidR="00A21722" w:rsidRDefault="001E6592">
      <w:pPr>
        <w:pStyle w:val="Heading2"/>
      </w:pPr>
      <w:bookmarkStart w:id="312" w:name="inclusion-criteria"/>
      <w:bookmarkEnd w:id="311"/>
      <w:r>
        <w:t>Inclusion Criteria</w:t>
      </w:r>
    </w:p>
    <w:p w14:paraId="15E004BA" w14:textId="77777777" w:rsidR="00A21722" w:rsidRDefault="001E6592">
      <w:pPr>
        <w:pStyle w:val="Heading2"/>
      </w:pPr>
      <w:bookmarkStart w:id="313" w:name="X6806a42a44bd933515b28625e91145bdde13f66"/>
      <w:bookmarkEnd w:id="312"/>
      <w:r>
        <w:t>(I1) Uses computational simulation modelling to evaluate interventions, policies, or risk factors at a population level.</w:t>
      </w:r>
    </w:p>
    <w:p w14:paraId="4E221342" w14:textId="77777777" w:rsidR="00A21722" w:rsidRDefault="001E6592">
      <w:pPr>
        <w:pStyle w:val="Heading2"/>
      </w:pPr>
      <w:bookmarkStart w:id="314" w:name="X71671f2717d22f9163fa46273cdc4c852327a6a"/>
      <w:bookmarkEnd w:id="313"/>
      <w:r>
        <w:lastRenderedPageBreak/>
        <w:t>(I2) Quantifies burden of disease or population-attributable risk using computational methods.</w:t>
      </w:r>
    </w:p>
    <w:p w14:paraId="0C49B3F4" w14:textId="77777777" w:rsidR="00A21722" w:rsidRDefault="001E6592">
      <w:pPr>
        <w:pStyle w:val="Heading2"/>
      </w:pPr>
      <w:bookmarkStart w:id="315" w:name="X7a26daad11125fcb4d30edf597801ac10db5b81"/>
      <w:bookmarkEnd w:id="314"/>
      <w:r>
        <w:t>(I3) Projects future trends or compares scenarios related to NCDs or their risk factors using computational simulation.</w:t>
      </w:r>
    </w:p>
    <w:p w14:paraId="02895D7A" w14:textId="77777777" w:rsidR="00A21722" w:rsidRDefault="001E6592">
      <w:pPr>
        <w:pStyle w:val="Heading2"/>
      </w:pPr>
      <w:bookmarkStart w:id="316" w:name="input-article"/>
      <w:bookmarkEnd w:id="315"/>
      <w:r>
        <w:t>Input Article</w:t>
      </w:r>
    </w:p>
    <w:p w14:paraId="6AD3CFE2" w14:textId="77777777" w:rsidR="00A21722" w:rsidRDefault="001E6592">
      <w:pPr>
        <w:pStyle w:val="Heading2"/>
      </w:pPr>
      <w:bookmarkStart w:id="317" w:name="X90c227213f23f321fc0c15956154c763aff11d7"/>
      <w:bookmarkEnd w:id="316"/>
      <w:r>
        <w:t>Title: [Insert study title here] Abstract: [Insert study abstract here]</w:t>
      </w:r>
    </w:p>
    <w:p w14:paraId="5ADB04A4" w14:textId="77777777" w:rsidR="00A21722" w:rsidRDefault="001E6592">
      <w:pPr>
        <w:pStyle w:val="Heading2"/>
      </w:pPr>
      <w:bookmarkStart w:id="318" w:name="interpreting-llm-responses"/>
      <w:bookmarkEnd w:id="317"/>
      <w:r>
        <w:t>3. Interpreting LLM responses</w:t>
      </w:r>
    </w:p>
    <w:p w14:paraId="1F4DFBCB" w14:textId="77777777" w:rsidR="00A21722" w:rsidRDefault="001E6592">
      <w:pPr>
        <w:pStyle w:val="FirstParagraph"/>
      </w:pPr>
      <w:r>
        <w:t>When evaluating LLM screening results, consider the following:</w:t>
      </w:r>
    </w:p>
    <w:p w14:paraId="0DC16A06" w14:textId="77777777" w:rsidR="00A21722" w:rsidRDefault="001E6592" w:rsidP="006138A3">
      <w:pPr>
        <w:numPr>
          <w:ilvl w:val="0"/>
          <w:numId w:val="105"/>
        </w:numPr>
      </w:pPr>
      <w:r>
        <w:t>Confidence indicators: Look for explicit statements of uncertainty in the LLM’s explanation.</w:t>
      </w:r>
    </w:p>
    <w:p w14:paraId="500D2266" w14:textId="77777777" w:rsidR="00A21722" w:rsidRDefault="001E6592" w:rsidP="006138A3">
      <w:pPr>
        <w:numPr>
          <w:ilvl w:val="0"/>
          <w:numId w:val="105"/>
        </w:numPr>
      </w:pPr>
      <w:r>
        <w:t>Criteria application: Verify that the LLM has properly applied each criterion rather than making a holistic judgment.</w:t>
      </w:r>
    </w:p>
    <w:p w14:paraId="22ED8211" w14:textId="77777777" w:rsidR="00A21722" w:rsidRDefault="001E6592" w:rsidP="006138A3">
      <w:pPr>
        <w:numPr>
          <w:ilvl w:val="0"/>
          <w:numId w:val="105"/>
        </w:numPr>
      </w:pPr>
      <w:r>
        <w:t>Information sufficiency: The LLM may classify some studies as “UNCERTAIN” due to insufficient information in the abstract. These require human review.</w:t>
      </w:r>
    </w:p>
    <w:p w14:paraId="0CA385F1" w14:textId="77777777" w:rsidR="00A21722" w:rsidRDefault="001E6592" w:rsidP="006138A3">
      <w:pPr>
        <w:numPr>
          <w:ilvl w:val="0"/>
          <w:numId w:val="105"/>
        </w:numPr>
      </w:pPr>
      <w:r>
        <w:t>Reasoning patterns: Review the explanations to identify any systematic misinterpretations of criteria.</w:t>
      </w:r>
    </w:p>
    <w:p w14:paraId="78563821" w14:textId="77777777" w:rsidR="00A21722" w:rsidRDefault="001E6592">
      <w:pPr>
        <w:pStyle w:val="Heading2"/>
      </w:pPr>
      <w:bookmarkStart w:id="319" w:name="example-classifications"/>
      <w:bookmarkEnd w:id="318"/>
      <w:r>
        <w:t>4. Example classifications</w:t>
      </w:r>
    </w:p>
    <w:p w14:paraId="1EB43211" w14:textId="77777777" w:rsidR="00A21722" w:rsidRDefault="001E6592">
      <w:pPr>
        <w:pStyle w:val="Heading3"/>
      </w:pPr>
      <w:bookmarkStart w:id="320" w:name="example-1-clear-inclusion"/>
      <w:r>
        <w:t>Example 1: Clear inclusion</w:t>
      </w:r>
    </w:p>
    <w:p w14:paraId="01F17532" w14:textId="77777777" w:rsidR="00A21722" w:rsidRDefault="001E6592">
      <w:pPr>
        <w:pStyle w:val="FirstParagraph"/>
      </w:pPr>
      <w:r>
        <w:t>Title: “Modelling the population impact of tobacco control policies on future cardiovascular disease burden in Canada”</w:t>
      </w:r>
    </w:p>
    <w:p w14:paraId="2729A96D" w14:textId="77777777" w:rsidR="00A21722" w:rsidRDefault="001E6592">
      <w:pPr>
        <w:pStyle w:val="BodyText"/>
      </w:pPr>
      <w:r>
        <w:t>LLM Classification: INCLUDE FOR FULL REVIEW</w:t>
      </w:r>
    </w:p>
    <w:p w14:paraId="04557F2A" w14:textId="77777777" w:rsidR="00A21722" w:rsidRDefault="001E6592">
      <w:pPr>
        <w:pStyle w:val="BodyText"/>
      </w:pPr>
      <w:r>
        <w:t>Explanation: “The study uses simulation modelling to project the impact of tobacco control policies (inclusion criterion 1) on cardiovascular disease, a major NCD (no exclusion criterion 4). It appears to be primary research that evaluates population-level impacts rather than individual risk prediction.”</w:t>
      </w:r>
    </w:p>
    <w:p w14:paraId="5EFC1A17" w14:textId="77777777" w:rsidR="00A21722" w:rsidRDefault="001E6592">
      <w:pPr>
        <w:pStyle w:val="Heading3"/>
      </w:pPr>
      <w:bookmarkStart w:id="321" w:name="example-2-clear-exclusion"/>
      <w:bookmarkEnd w:id="320"/>
      <w:r>
        <w:t>Example 2: Clear exclusion</w:t>
      </w:r>
    </w:p>
    <w:p w14:paraId="0881C82A" w14:textId="77777777" w:rsidR="00A21722" w:rsidRDefault="001E6592">
      <w:pPr>
        <w:pStyle w:val="FirstParagraph"/>
      </w:pPr>
      <w:r>
        <w:t>Title: “Validation of a predictive algorithm for cardiovascular risk assessment in primary care”</w:t>
      </w:r>
    </w:p>
    <w:p w14:paraId="75E8A4A2" w14:textId="77777777" w:rsidR="00A21722" w:rsidRDefault="001E6592">
      <w:pPr>
        <w:pStyle w:val="BodyText"/>
      </w:pPr>
      <w:r>
        <w:lastRenderedPageBreak/>
        <w:t>LLM Classification: EXCLUDE</w:t>
      </w:r>
    </w:p>
    <w:p w14:paraId="7900CF96" w14:textId="77777777" w:rsidR="00A21722" w:rsidRDefault="001E6592">
      <w:pPr>
        <w:pStyle w:val="BodyText"/>
      </w:pPr>
      <w:r>
        <w:t>Explanation: “The study appears to be a clinical risk prediction algorithm that predicts individual cardiovascular risk (exclusion criterion 3) without evidence of simulating population-level impacts or policy scenarios.”</w:t>
      </w:r>
    </w:p>
    <w:p w14:paraId="2F28AD8C" w14:textId="77777777" w:rsidR="00A21722" w:rsidRDefault="001E6592">
      <w:pPr>
        <w:pStyle w:val="Heading3"/>
      </w:pPr>
      <w:bookmarkStart w:id="322" w:name="example-3-borderline-case"/>
      <w:bookmarkEnd w:id="321"/>
      <w:r>
        <w:t>Example 3: Borderline case</w:t>
      </w:r>
    </w:p>
    <w:p w14:paraId="469697AB" w14:textId="77777777" w:rsidR="00A21722" w:rsidRDefault="001E6592">
      <w:pPr>
        <w:pStyle w:val="FirstParagraph"/>
      </w:pPr>
      <w:r>
        <w:t>Title: “Economic evaluation of population screening for diabetes: A microsimulation approach”</w:t>
      </w:r>
    </w:p>
    <w:p w14:paraId="1A4563B9" w14:textId="77777777" w:rsidR="00A21722" w:rsidRDefault="001E6592">
      <w:pPr>
        <w:pStyle w:val="BodyText"/>
      </w:pPr>
      <w:r>
        <w:t>LLM Classification: UNCERTAIN</w:t>
      </w:r>
    </w:p>
    <w:p w14:paraId="730F798F" w14:textId="77777777" w:rsidR="00A21722" w:rsidRDefault="001E6592">
      <w:pPr>
        <w:pStyle w:val="BodyText"/>
      </w:pPr>
      <w:r>
        <w:t>Explanation: “While the study uses microsimulation (inclusion criterion 1) for diabetes (an NCD), the title suggests it may be primarily an economic evaluation (potential exclusion criterion 2). More information is needed to determine if health outcomes or economic evaluation is the primary focus.”</w:t>
      </w:r>
    </w:p>
    <w:p w14:paraId="33B75C7C" w14:textId="77777777" w:rsidR="00A21722" w:rsidRDefault="001E6592">
      <w:pPr>
        <w:pStyle w:val="Heading2"/>
      </w:pPr>
      <w:bookmarkStart w:id="323" w:name="technical-implementation-considerations"/>
      <w:bookmarkEnd w:id="319"/>
      <w:bookmarkEnd w:id="322"/>
      <w:r>
        <w:t>5. Technical implementation considerations</w:t>
      </w:r>
    </w:p>
    <w:p w14:paraId="1C63CC5A" w14:textId="77777777" w:rsidR="00A21722" w:rsidRDefault="001E6592" w:rsidP="006138A3">
      <w:pPr>
        <w:numPr>
          <w:ilvl w:val="0"/>
          <w:numId w:val="106"/>
        </w:numPr>
      </w:pPr>
      <w:r>
        <w:t>Model selection: Use recent LLM versions with strong reasoning capabilities (e.g., GPT-4, Claude 3, or equivalent models).</w:t>
      </w:r>
    </w:p>
    <w:p w14:paraId="3BA3613A" w14:textId="77777777" w:rsidR="00A21722" w:rsidRDefault="001E6592" w:rsidP="006138A3">
      <w:pPr>
        <w:numPr>
          <w:ilvl w:val="0"/>
          <w:numId w:val="106"/>
        </w:numPr>
      </w:pPr>
      <w:r>
        <w:t>Context window: Ensure the model has sufficient context window to process the entire prompt, title, and abstract simultaneously.</w:t>
      </w:r>
    </w:p>
    <w:p w14:paraId="05D5C152" w14:textId="77777777" w:rsidR="00A21722" w:rsidRDefault="001E6592" w:rsidP="006138A3">
      <w:pPr>
        <w:numPr>
          <w:ilvl w:val="0"/>
          <w:numId w:val="106"/>
        </w:numPr>
      </w:pPr>
      <w:r>
        <w:t>Temperature setting: Use a low temperature setting (0.0-0.3) to encourage deterministic, consistent responses.</w:t>
      </w:r>
    </w:p>
    <w:p w14:paraId="746612B2" w14:textId="77777777" w:rsidR="00A21722" w:rsidRDefault="001E6592" w:rsidP="006138A3">
      <w:pPr>
        <w:numPr>
          <w:ilvl w:val="0"/>
          <w:numId w:val="106"/>
        </w:numPr>
      </w:pPr>
      <w:r>
        <w:t>Batch processing: Implement batch processing systems for efficiency, but maintain complete prompt context for each study.</w:t>
      </w:r>
    </w:p>
    <w:p w14:paraId="0AE82171" w14:textId="77777777" w:rsidR="00A21722" w:rsidRDefault="001E6592" w:rsidP="006138A3">
      <w:pPr>
        <w:numPr>
          <w:ilvl w:val="0"/>
          <w:numId w:val="106"/>
        </w:numPr>
      </w:pPr>
      <w:r>
        <w:t>Response formatting: Consider using structured response formats (e.g., JSON) for easier parsing and analysis of results.</w:t>
      </w:r>
    </w:p>
    <w:p w14:paraId="06579963" w14:textId="77777777" w:rsidR="00A21722" w:rsidRDefault="001E6592">
      <w:pPr>
        <w:pStyle w:val="Heading2"/>
      </w:pPr>
      <w:bookmarkStart w:id="324" w:name="quality-control-procedures"/>
      <w:bookmarkEnd w:id="323"/>
      <w:r>
        <w:t>6. Quality control procedures</w:t>
      </w:r>
    </w:p>
    <w:p w14:paraId="69A41A51" w14:textId="77777777" w:rsidR="00A21722" w:rsidRDefault="001E6592" w:rsidP="006138A3">
      <w:pPr>
        <w:numPr>
          <w:ilvl w:val="0"/>
          <w:numId w:val="107"/>
        </w:numPr>
      </w:pPr>
      <w:r>
        <w:t>Validation sample: Have human reviewers evaluate a random sample of at least 100 LLM-screened abstracts to assess accuracy, sensitivity, and specificity.</w:t>
      </w:r>
    </w:p>
    <w:p w14:paraId="57928DD6" w14:textId="77777777" w:rsidR="00A21722" w:rsidRDefault="001E6592" w:rsidP="006138A3">
      <w:pPr>
        <w:numPr>
          <w:ilvl w:val="0"/>
          <w:numId w:val="107"/>
        </w:numPr>
      </w:pPr>
      <w:r>
        <w:t>Error analysis: Analyse patterns in misclassifications to refine prompts or identify categories requiring human review.</w:t>
      </w:r>
    </w:p>
    <w:p w14:paraId="2C58209D" w14:textId="77777777" w:rsidR="00A21722" w:rsidRDefault="001E6592" w:rsidP="006138A3">
      <w:pPr>
        <w:numPr>
          <w:ilvl w:val="0"/>
          <w:numId w:val="107"/>
        </w:numPr>
      </w:pPr>
      <w:r>
        <w:lastRenderedPageBreak/>
        <w:t>Dual screening: Use multiple LLM instances or different LLMs with the same prompt to identify borderline cases (where models disagree).</w:t>
      </w:r>
    </w:p>
    <w:p w14:paraId="4BE7E0A8" w14:textId="77777777" w:rsidR="00A21722" w:rsidRDefault="001E6592" w:rsidP="006138A3">
      <w:pPr>
        <w:numPr>
          <w:ilvl w:val="0"/>
          <w:numId w:val="107"/>
        </w:numPr>
      </w:pPr>
      <w:r>
        <w:t>Progressive refinement: Update prompts based on performance analysis, but maintain consistency for the full screening process.</w:t>
      </w:r>
    </w:p>
    <w:p w14:paraId="19A25AA9" w14:textId="77777777" w:rsidR="00A21722" w:rsidRDefault="001E6592" w:rsidP="006138A3">
      <w:pPr>
        <w:numPr>
          <w:ilvl w:val="0"/>
          <w:numId w:val="107"/>
        </w:numPr>
      </w:pPr>
      <w:r>
        <w:t>Documentation: Document all LLM specifications, prompts, and quality control metrics in the review methodology.</w:t>
      </w:r>
    </w:p>
    <w:p w14:paraId="047CBFC5" w14:textId="77777777" w:rsidR="00A21722" w:rsidRDefault="001E6592">
      <w:pPr>
        <w:pStyle w:val="Heading2"/>
      </w:pPr>
      <w:bookmarkStart w:id="325" w:name="integration-with-full-review-process"/>
      <w:bookmarkEnd w:id="324"/>
      <w:r>
        <w:t>7. Integration with full review process</w:t>
      </w:r>
    </w:p>
    <w:p w14:paraId="40D588C9" w14:textId="77777777" w:rsidR="00A21722" w:rsidRDefault="001E6592" w:rsidP="006138A3">
      <w:pPr>
        <w:numPr>
          <w:ilvl w:val="0"/>
          <w:numId w:val="108"/>
        </w:numPr>
      </w:pPr>
      <w:r>
        <w:t>Studies classified as “INCLUDE FOR FULL REVIEW” should undergo comprehensive assessment using the detailed criteria in Appendix 4.</w:t>
      </w:r>
    </w:p>
    <w:p w14:paraId="5AED64E7" w14:textId="77777777" w:rsidR="00A21722" w:rsidRDefault="001E6592" w:rsidP="006138A3">
      <w:pPr>
        <w:numPr>
          <w:ilvl w:val="0"/>
          <w:numId w:val="108"/>
        </w:numPr>
      </w:pPr>
      <w:r>
        <w:t>Studies classified as “UNCERTAIN” should be reviewed by human screeners.</w:t>
      </w:r>
    </w:p>
    <w:p w14:paraId="6044E29C" w14:textId="77777777" w:rsidR="00A21722" w:rsidRDefault="001E6592" w:rsidP="006138A3">
      <w:pPr>
        <w:numPr>
          <w:ilvl w:val="0"/>
          <w:numId w:val="108"/>
        </w:numPr>
      </w:pPr>
      <w:r>
        <w:t>A sample of studies classified as “EXCLUDE” should be reviewed to assess false negative rates.[@popcorn_web_2025]</w:t>
      </w:r>
    </w:p>
    <w:p w14:paraId="4DB65BB4" w14:textId="77777777" w:rsidR="00A21722" w:rsidRDefault="001E6592" w:rsidP="006138A3">
      <w:pPr>
        <w:numPr>
          <w:ilvl w:val="0"/>
          <w:numId w:val="108"/>
        </w:numPr>
      </w:pPr>
      <w:r>
        <w:t>Final inclusion decisions should be made by human reviewers based on full-text review.</w:t>
      </w:r>
    </w:p>
    <w:p w14:paraId="67E8EAD8" w14:textId="77777777" w:rsidR="00A21722" w:rsidRDefault="001E6592">
      <w:pPr>
        <w:pStyle w:val="Heading1"/>
      </w:pPr>
      <w:bookmarkStart w:id="326" w:name="X245d7121a418e95e3d48eda0d1ac4dfd7d7579b"/>
      <w:bookmarkEnd w:id="286"/>
      <w:bookmarkEnd w:id="325"/>
      <w:r>
        <w:t>Appendix 6 - Distinguishing from excluded studies (e.g., TRIPOD-AI)</w:t>
      </w:r>
    </w:p>
    <w:p w14:paraId="6D86543B" w14:textId="77777777" w:rsidR="00A21722" w:rsidRDefault="001E6592">
      <w:pPr>
        <w:pStyle w:val="FirstParagraph"/>
      </w:pPr>
      <w:r>
        <w:t>To be updated…</w:t>
      </w:r>
    </w:p>
    <w:p w14:paraId="555A4DA0" w14:textId="77777777" w:rsidR="00A21722" w:rsidRDefault="001E6592">
      <w:pPr>
        <w:pStyle w:val="BodyText"/>
      </w:pPr>
      <w:r>
        <w:t>Some studies may appear similar to those covered by TRIPOD-AI guidelines, which focus on developing and validating prediction models using individual-level data. To distinguish, consider the following:</w:t>
      </w:r>
    </w:p>
    <w:p w14:paraId="0460C613" w14:textId="77777777" w:rsidR="00A21722" w:rsidRDefault="001E6592" w:rsidP="006138A3">
      <w:pPr>
        <w:pStyle w:val="Compact"/>
        <w:numPr>
          <w:ilvl w:val="0"/>
          <w:numId w:val="109"/>
        </w:numPr>
      </w:pPr>
      <w:r>
        <w:rPr>
          <w:b/>
          <w:bCs/>
        </w:rPr>
        <w:t>Primary Purpose:</w:t>
      </w:r>
      <w:r>
        <w:t xml:space="preserve"> If the study’s main goal is to develop a predictive algorithm for individual risk assessment, it is likely covered by TRIPOD-AI and should be excluded.</w:t>
      </w:r>
    </w:p>
    <w:p w14:paraId="0F9B7D4E" w14:textId="77777777" w:rsidR="00A21722" w:rsidRDefault="001E6592" w:rsidP="006138A3">
      <w:pPr>
        <w:pStyle w:val="Compact"/>
        <w:numPr>
          <w:ilvl w:val="0"/>
          <w:numId w:val="109"/>
        </w:numPr>
      </w:pPr>
      <w:r>
        <w:rPr>
          <w:b/>
          <w:bCs/>
        </w:rPr>
        <w:t>Population vs. Individual Focus:</w:t>
      </w:r>
      <w:r>
        <w:t xml:space="preserve"> Studies simulating population health outcomes are included; those predicting individual outcomes without simulating population-level effects are excluded.</w:t>
      </w:r>
    </w:p>
    <w:p w14:paraId="5B22C7DD" w14:textId="77777777" w:rsidR="00A21722" w:rsidRDefault="001E6592" w:rsidP="006138A3">
      <w:pPr>
        <w:pStyle w:val="Compact"/>
        <w:numPr>
          <w:ilvl w:val="0"/>
          <w:numId w:val="109"/>
        </w:numPr>
      </w:pPr>
      <w:r>
        <w:rPr>
          <w:b/>
          <w:bCs/>
        </w:rPr>
        <w:t>Theoretical Scenarios:</w:t>
      </w:r>
      <w:r>
        <w:t xml:space="preserve"> Studies exploring ‘what if’ scenarios at the population level are included; those applying predictive models to existing data without simulating new scenarios are excluded.</w:t>
      </w:r>
    </w:p>
    <w:p w14:paraId="605A61C5" w14:textId="77777777" w:rsidR="00A21722" w:rsidRDefault="001E6592">
      <w:pPr>
        <w:pStyle w:val="FirstParagraph"/>
      </w:pPr>
      <w:r>
        <w:rPr>
          <w:b/>
          <w:bCs/>
        </w:rPr>
        <w:lastRenderedPageBreak/>
        <w:t>Refer to Appendix 5</w:t>
      </w:r>
      <w:r>
        <w:t xml:space="preserve"> for a detailed comparison between POPCORN (synthetic modelling studies) and TRIPOD-AI (predictive analytic studies).</w:t>
      </w:r>
    </w:p>
    <w:p w14:paraId="06659F68" w14:textId="77777777" w:rsidR="00A21722" w:rsidRDefault="001E6592">
      <w:pPr>
        <w:pStyle w:val="BodyText"/>
      </w:pPr>
      <w:r>
        <w:t>Examples of Studies for Clarification</w:t>
      </w:r>
    </w:p>
    <w:p w14:paraId="03A10E49" w14:textId="77777777" w:rsidR="00A21722" w:rsidRDefault="001E6592">
      <w:pPr>
        <w:pStyle w:val="BodyText"/>
      </w:pPr>
      <w:r>
        <w:t>Included Study Example:</w:t>
      </w:r>
    </w:p>
    <w:p w14:paraId="54ADAE28" w14:textId="77777777" w:rsidR="00A21722" w:rsidRDefault="001E6592">
      <w:pPr>
        <w:pStyle w:val="BodyText"/>
      </w:pPr>
      <w:r>
        <w:rPr>
          <w:b/>
          <w:bCs/>
        </w:rPr>
        <w:t>Title:</w:t>
      </w:r>
      <w:r>
        <w:t xml:space="preserve"> “Assessing the Impact of a Sugar-Sweetened Beverage Tax on Obesity Rates Using System Dynamics Modelling”</w:t>
      </w:r>
    </w:p>
    <w:p w14:paraId="25FF11BE" w14:textId="77777777" w:rsidR="00A21722" w:rsidRDefault="001E6592" w:rsidP="006138A3">
      <w:pPr>
        <w:pStyle w:val="Compact"/>
        <w:numPr>
          <w:ilvl w:val="0"/>
          <w:numId w:val="110"/>
        </w:numPr>
      </w:pPr>
      <w:r>
        <w:rPr>
          <w:b/>
          <w:bCs/>
        </w:rPr>
        <w:t>Criterion 1:</w:t>
      </w:r>
      <w:r>
        <w:t xml:space="preserve"> Focuses on obesity (an NCD risk) and diabetes (an NCD).</w:t>
      </w:r>
    </w:p>
    <w:p w14:paraId="45587E5D" w14:textId="77777777" w:rsidR="00A21722" w:rsidRDefault="001E6592" w:rsidP="006138A3">
      <w:pPr>
        <w:pStyle w:val="Compact"/>
        <w:numPr>
          <w:ilvl w:val="0"/>
          <w:numId w:val="110"/>
        </w:numPr>
      </w:pPr>
      <w:r>
        <w:rPr>
          <w:b/>
          <w:bCs/>
        </w:rPr>
        <w:t>Criterion 2:</w:t>
      </w:r>
      <w:r>
        <w:t xml:space="preserve"> Simulates population-level changes in obesity rates.</w:t>
      </w:r>
    </w:p>
    <w:p w14:paraId="6EF4958A" w14:textId="77777777" w:rsidR="00A21722" w:rsidRDefault="001E6592" w:rsidP="006138A3">
      <w:pPr>
        <w:pStyle w:val="Compact"/>
        <w:numPr>
          <w:ilvl w:val="0"/>
          <w:numId w:val="110"/>
        </w:numPr>
      </w:pPr>
      <w:r>
        <w:rPr>
          <w:b/>
          <w:bCs/>
        </w:rPr>
        <w:t>Criterion 3:</w:t>
      </w:r>
      <w:r>
        <w:t xml:space="preserve"> Uses system dynamics modelling.</w:t>
      </w:r>
    </w:p>
    <w:p w14:paraId="3819D495" w14:textId="77777777" w:rsidR="00A21722" w:rsidRDefault="001E6592" w:rsidP="006138A3">
      <w:pPr>
        <w:pStyle w:val="Compact"/>
        <w:numPr>
          <w:ilvl w:val="0"/>
          <w:numId w:val="110"/>
        </w:numPr>
      </w:pPr>
      <w:r>
        <w:rPr>
          <w:b/>
          <w:bCs/>
        </w:rPr>
        <w:t>Criterion 4:</w:t>
      </w:r>
      <w:r>
        <w:t xml:space="preserve"> Integrates data on beverage consumption, population demographics, and obesity prevalence.</w:t>
      </w:r>
    </w:p>
    <w:p w14:paraId="51FD1EEF" w14:textId="77777777" w:rsidR="00A21722" w:rsidRDefault="001E6592" w:rsidP="006138A3">
      <w:pPr>
        <w:pStyle w:val="Compact"/>
        <w:numPr>
          <w:ilvl w:val="0"/>
          <w:numId w:val="110"/>
        </w:numPr>
      </w:pPr>
      <w:r>
        <w:rPr>
          <w:b/>
          <w:bCs/>
        </w:rPr>
        <w:t>Criterion 5:</w:t>
      </w:r>
      <w:r>
        <w:t xml:space="preserve"> Assesses a hypothetical policy scenario (implementation of a tax).</w:t>
      </w:r>
    </w:p>
    <w:p w14:paraId="7698A99D" w14:textId="77777777" w:rsidR="00A21722" w:rsidRDefault="001E6592" w:rsidP="006138A3">
      <w:pPr>
        <w:pStyle w:val="Compact"/>
        <w:numPr>
          <w:ilvl w:val="0"/>
          <w:numId w:val="110"/>
        </w:numPr>
      </w:pPr>
      <w:r>
        <w:rPr>
          <w:b/>
          <w:bCs/>
        </w:rPr>
        <w:t>Criterion 6:</w:t>
      </w:r>
      <w:r>
        <w:t xml:space="preserve"> Model can be adapted to test different tax rates or alternative interventions.</w:t>
      </w:r>
    </w:p>
    <w:p w14:paraId="59AFD05D" w14:textId="77777777" w:rsidR="00A21722" w:rsidRDefault="001E6592">
      <w:pPr>
        <w:pStyle w:val="FirstParagraph"/>
      </w:pPr>
      <w:r>
        <w:t>Excluded Study Example:</w:t>
      </w:r>
    </w:p>
    <w:p w14:paraId="48D96204" w14:textId="77777777" w:rsidR="00A21722" w:rsidRDefault="001E6592">
      <w:pPr>
        <w:pStyle w:val="BodyText"/>
      </w:pPr>
      <w:r>
        <w:rPr>
          <w:b/>
          <w:bCs/>
        </w:rPr>
        <w:t>Title:</w:t>
      </w:r>
      <w:r>
        <w:t xml:space="preserve"> “Predicting Individual Risk of Heart Disease Using Machine Learning Algorithms”</w:t>
      </w:r>
    </w:p>
    <w:p w14:paraId="56921250" w14:textId="77777777" w:rsidR="00A21722" w:rsidRDefault="001E6592" w:rsidP="006138A3">
      <w:pPr>
        <w:pStyle w:val="Compact"/>
        <w:numPr>
          <w:ilvl w:val="0"/>
          <w:numId w:val="111"/>
        </w:numPr>
      </w:pPr>
      <w:r>
        <w:rPr>
          <w:b/>
          <w:bCs/>
        </w:rPr>
        <w:t>Criterion 1:</w:t>
      </w:r>
      <w:r>
        <w:t xml:space="preserve"> Focuses on cardiovascular disease (NCD).</w:t>
      </w:r>
    </w:p>
    <w:p w14:paraId="3CD55F41" w14:textId="77777777" w:rsidR="00A21722" w:rsidRDefault="001E6592" w:rsidP="006138A3">
      <w:pPr>
        <w:pStyle w:val="Compact"/>
        <w:numPr>
          <w:ilvl w:val="0"/>
          <w:numId w:val="111"/>
        </w:numPr>
      </w:pPr>
      <w:r>
        <w:rPr>
          <w:b/>
          <w:bCs/>
        </w:rPr>
        <w:t>Criterion 2:</w:t>
      </w:r>
      <w:r>
        <w:t xml:space="preserve"> Focuses on individual-level risk prediction.</w:t>
      </w:r>
    </w:p>
    <w:p w14:paraId="60B4126F" w14:textId="77777777" w:rsidR="00A21722" w:rsidRDefault="001E6592" w:rsidP="006138A3">
      <w:pPr>
        <w:pStyle w:val="Compact"/>
        <w:numPr>
          <w:ilvl w:val="0"/>
          <w:numId w:val="111"/>
        </w:numPr>
      </w:pPr>
      <w:r>
        <w:rPr>
          <w:b/>
          <w:bCs/>
        </w:rPr>
        <w:t>Criterion 3:</w:t>
      </w:r>
      <w:r>
        <w:t xml:space="preserve"> Uses machine learning but not in a simulation modelling context.</w:t>
      </w:r>
    </w:p>
    <w:p w14:paraId="773413A6" w14:textId="77777777" w:rsidR="00A21722" w:rsidRDefault="001E6592" w:rsidP="006138A3">
      <w:pPr>
        <w:pStyle w:val="Compact"/>
        <w:numPr>
          <w:ilvl w:val="0"/>
          <w:numId w:val="111"/>
        </w:numPr>
      </w:pPr>
      <w:r>
        <w:rPr>
          <w:b/>
          <w:bCs/>
        </w:rPr>
        <w:t>Criterion 4:</w:t>
      </w:r>
      <w:r>
        <w:t xml:space="preserve"> May use multiple data sources but does not simulate population outcomes.</w:t>
      </w:r>
    </w:p>
    <w:p w14:paraId="23E2B3A7" w14:textId="77777777" w:rsidR="00A21722" w:rsidRDefault="001E6592" w:rsidP="006138A3">
      <w:pPr>
        <w:pStyle w:val="Compact"/>
        <w:numPr>
          <w:ilvl w:val="0"/>
          <w:numId w:val="111"/>
        </w:numPr>
      </w:pPr>
      <w:r>
        <w:rPr>
          <w:b/>
          <w:bCs/>
        </w:rPr>
        <w:t>Criterion 5:</w:t>
      </w:r>
      <w:r>
        <w:t xml:space="preserve"> Does not assess hypothetical scenarios; predicts existing risk.</w:t>
      </w:r>
    </w:p>
    <w:p w14:paraId="4B12DA2B" w14:textId="77777777" w:rsidR="00A21722" w:rsidRDefault="001E6592" w:rsidP="006138A3">
      <w:pPr>
        <w:pStyle w:val="Compact"/>
        <w:numPr>
          <w:ilvl w:val="0"/>
          <w:numId w:val="111"/>
        </w:numPr>
      </w:pPr>
      <w:r>
        <w:rPr>
          <w:b/>
          <w:bCs/>
        </w:rPr>
        <w:t>Criterion 6:</w:t>
      </w:r>
      <w:r>
        <w:t xml:space="preserve"> Model may be adaptable but is not designed for population-level simulation.</w:t>
      </w:r>
    </w:p>
    <w:p w14:paraId="2D488EEB" w14:textId="77777777" w:rsidR="00A21722" w:rsidRDefault="001E6592">
      <w:pPr>
        <w:pStyle w:val="FirstParagraph"/>
      </w:pPr>
      <w:r>
        <w:rPr>
          <w:b/>
          <w:bCs/>
        </w:rPr>
        <w:t>Decision:</w:t>
      </w:r>
      <w:r>
        <w:t xml:space="preserve"> Exclude, as it aligns with TRIPOD-AI guidelines.</w:t>
      </w:r>
    </w:p>
    <w:p w14:paraId="539FAB68" w14:textId="77777777" w:rsidR="00A21722" w:rsidRDefault="001E6592">
      <w:pPr>
        <w:pStyle w:val="Heading1"/>
      </w:pPr>
      <w:bookmarkStart w:id="327" w:name="appendix-7-relevant-journals"/>
      <w:bookmarkEnd w:id="326"/>
      <w:r>
        <w:t>Appendix 7 – Relevant journals</w:t>
      </w:r>
    </w:p>
    <w:p w14:paraId="2F7F8D0C" w14:textId="77777777" w:rsidR="00A21722" w:rsidRDefault="001E6592">
      <w:pPr>
        <w:pStyle w:val="FirstParagraph"/>
      </w:pPr>
      <w:r>
        <w:t>Journals</w:t>
      </w:r>
    </w:p>
    <w:p w14:paraId="4B52DE26" w14:textId="77777777" w:rsidR="00A21722" w:rsidRDefault="001E6592">
      <w:pPr>
        <w:pStyle w:val="BodyText"/>
      </w:pPr>
      <w:r>
        <w:t>General Journals</w:t>
      </w:r>
    </w:p>
    <w:p w14:paraId="45213B02" w14:textId="77777777" w:rsidR="00A21722" w:rsidRDefault="001E6592" w:rsidP="006138A3">
      <w:pPr>
        <w:pStyle w:val="Compact"/>
        <w:numPr>
          <w:ilvl w:val="0"/>
          <w:numId w:val="112"/>
        </w:numPr>
      </w:pPr>
      <w:r>
        <w:lastRenderedPageBreak/>
        <w:t>The Lancet</w:t>
      </w:r>
    </w:p>
    <w:p w14:paraId="26E1A873" w14:textId="77777777" w:rsidR="00A21722" w:rsidRDefault="001E6592" w:rsidP="006138A3">
      <w:pPr>
        <w:pStyle w:val="Compact"/>
        <w:numPr>
          <w:ilvl w:val="0"/>
          <w:numId w:val="112"/>
        </w:numPr>
      </w:pPr>
      <w:r>
        <w:t>The New England Journal of Medicine (NEJM)</w:t>
      </w:r>
    </w:p>
    <w:p w14:paraId="3A080CC2" w14:textId="77777777" w:rsidR="00A21722" w:rsidRDefault="001E6592" w:rsidP="006138A3">
      <w:pPr>
        <w:pStyle w:val="Compact"/>
        <w:numPr>
          <w:ilvl w:val="0"/>
          <w:numId w:val="112"/>
        </w:numPr>
      </w:pPr>
      <w:r>
        <w:t>JAMA</w:t>
      </w:r>
    </w:p>
    <w:p w14:paraId="61DE452B" w14:textId="77777777" w:rsidR="00A21722" w:rsidRDefault="001E6592" w:rsidP="006138A3">
      <w:pPr>
        <w:pStyle w:val="Compact"/>
        <w:numPr>
          <w:ilvl w:val="0"/>
          <w:numId w:val="112"/>
        </w:numPr>
      </w:pPr>
      <w:r>
        <w:t>BMJ</w:t>
      </w:r>
    </w:p>
    <w:p w14:paraId="27106288" w14:textId="77777777" w:rsidR="00A21722" w:rsidRDefault="001E6592" w:rsidP="006138A3">
      <w:pPr>
        <w:pStyle w:val="Compact"/>
        <w:numPr>
          <w:ilvl w:val="0"/>
          <w:numId w:val="112"/>
        </w:numPr>
      </w:pPr>
      <w:r>
        <w:t>Nature Medicine</w:t>
      </w:r>
    </w:p>
    <w:p w14:paraId="3AA0C210" w14:textId="77777777" w:rsidR="00A21722" w:rsidRDefault="001E6592" w:rsidP="006138A3">
      <w:pPr>
        <w:pStyle w:val="Compact"/>
        <w:numPr>
          <w:ilvl w:val="0"/>
          <w:numId w:val="112"/>
        </w:numPr>
      </w:pPr>
      <w:r>
        <w:t>PLOS Medicine</w:t>
      </w:r>
    </w:p>
    <w:p w14:paraId="4441C4AB" w14:textId="77777777" w:rsidR="00A21722" w:rsidRDefault="001E6592" w:rsidP="006138A3">
      <w:pPr>
        <w:pStyle w:val="Compact"/>
        <w:numPr>
          <w:ilvl w:val="0"/>
          <w:numId w:val="112"/>
        </w:numPr>
      </w:pPr>
      <w:r>
        <w:t>Annals of Internal Medicine</w:t>
      </w:r>
    </w:p>
    <w:p w14:paraId="2A229A55" w14:textId="77777777" w:rsidR="00A21722" w:rsidRDefault="001E6592" w:rsidP="006138A3">
      <w:pPr>
        <w:pStyle w:val="Compact"/>
        <w:numPr>
          <w:ilvl w:val="0"/>
          <w:numId w:val="112"/>
        </w:numPr>
      </w:pPr>
      <w:r>
        <w:t>PLOS ONE</w:t>
      </w:r>
    </w:p>
    <w:p w14:paraId="0C8769ED" w14:textId="77777777" w:rsidR="00A21722" w:rsidRDefault="001E6592" w:rsidP="006138A3">
      <w:pPr>
        <w:pStyle w:val="Compact"/>
        <w:numPr>
          <w:ilvl w:val="0"/>
          <w:numId w:val="112"/>
        </w:numPr>
      </w:pPr>
      <w:r>
        <w:t>Science</w:t>
      </w:r>
    </w:p>
    <w:p w14:paraId="41F761AB" w14:textId="77777777" w:rsidR="00A21722" w:rsidRDefault="001E6592" w:rsidP="006138A3">
      <w:pPr>
        <w:pStyle w:val="Compact"/>
        <w:numPr>
          <w:ilvl w:val="0"/>
          <w:numId w:val="112"/>
        </w:numPr>
      </w:pPr>
      <w:r>
        <w:t>Nature</w:t>
      </w:r>
    </w:p>
    <w:p w14:paraId="4A6ABC48" w14:textId="77777777" w:rsidR="00A21722" w:rsidRDefault="001E6592">
      <w:pPr>
        <w:pStyle w:val="FirstParagraph"/>
      </w:pPr>
      <w:r>
        <w:t>Modelling journals</w:t>
      </w:r>
    </w:p>
    <w:p w14:paraId="7BC5E3DB" w14:textId="77777777" w:rsidR="00A21722" w:rsidRDefault="001E6592" w:rsidP="006138A3">
      <w:pPr>
        <w:pStyle w:val="Compact"/>
        <w:numPr>
          <w:ilvl w:val="0"/>
          <w:numId w:val="113"/>
        </w:numPr>
      </w:pPr>
      <w:r>
        <w:t>Medical decision making</w:t>
      </w:r>
    </w:p>
    <w:p w14:paraId="71C33042" w14:textId="77777777" w:rsidR="00A21722" w:rsidRDefault="001E6592" w:rsidP="006138A3">
      <w:pPr>
        <w:pStyle w:val="Compact"/>
        <w:numPr>
          <w:ilvl w:val="0"/>
          <w:numId w:val="113"/>
        </w:numPr>
      </w:pPr>
      <w:r>
        <w:t>International Microsimulation Association Journal</w:t>
      </w:r>
    </w:p>
    <w:p w14:paraId="681F3CCD" w14:textId="77777777" w:rsidR="00A21722" w:rsidRDefault="001E6592" w:rsidP="006138A3">
      <w:pPr>
        <w:pStyle w:val="Compact"/>
        <w:numPr>
          <w:ilvl w:val="0"/>
          <w:numId w:val="113"/>
        </w:numPr>
      </w:pPr>
      <w:r>
        <w:t>BMC Medical Research Methodology</w:t>
      </w:r>
    </w:p>
    <w:p w14:paraId="116C62CF" w14:textId="77777777" w:rsidR="00A21722" w:rsidRDefault="001E6592" w:rsidP="006138A3">
      <w:pPr>
        <w:pStyle w:val="Compact"/>
        <w:numPr>
          <w:ilvl w:val="0"/>
          <w:numId w:val="113"/>
        </w:numPr>
      </w:pPr>
      <w:r>
        <w:t>System Dynamics Review</w:t>
      </w:r>
    </w:p>
    <w:p w14:paraId="06176CFB" w14:textId="77777777" w:rsidR="00A21722" w:rsidRDefault="001E6592" w:rsidP="006138A3">
      <w:pPr>
        <w:pStyle w:val="Compact"/>
        <w:numPr>
          <w:ilvl w:val="0"/>
          <w:numId w:val="113"/>
        </w:numPr>
      </w:pPr>
      <w:r>
        <w:t>Journal of Simulation</w:t>
      </w:r>
    </w:p>
    <w:p w14:paraId="4BBC7B20" w14:textId="77777777" w:rsidR="00A21722" w:rsidRDefault="001E6592" w:rsidP="006138A3">
      <w:pPr>
        <w:pStyle w:val="Compact"/>
        <w:numPr>
          <w:ilvl w:val="0"/>
          <w:numId w:val="113"/>
        </w:numPr>
      </w:pPr>
      <w:r>
        <w:t>Journal of Artificial Societies and Social Simulation</w:t>
      </w:r>
    </w:p>
    <w:p w14:paraId="18CC5F55" w14:textId="77777777" w:rsidR="00A21722" w:rsidRDefault="001E6592">
      <w:pPr>
        <w:pStyle w:val="FirstParagraph"/>
      </w:pPr>
      <w:r>
        <w:t>Public health and epidemiology journals</w:t>
      </w:r>
    </w:p>
    <w:p w14:paraId="7371F826" w14:textId="77777777" w:rsidR="00A21722" w:rsidRDefault="001E6592" w:rsidP="006138A3">
      <w:pPr>
        <w:pStyle w:val="Compact"/>
        <w:numPr>
          <w:ilvl w:val="0"/>
          <w:numId w:val="114"/>
        </w:numPr>
      </w:pPr>
      <w:r>
        <w:t>Lancet Public Health</w:t>
      </w:r>
    </w:p>
    <w:p w14:paraId="7649B373" w14:textId="77777777" w:rsidR="00A21722" w:rsidRDefault="001E6592" w:rsidP="006138A3">
      <w:pPr>
        <w:pStyle w:val="Compact"/>
        <w:numPr>
          <w:ilvl w:val="0"/>
          <w:numId w:val="114"/>
        </w:numPr>
      </w:pPr>
      <w:r>
        <w:t>American Journal of Public Health</w:t>
      </w:r>
    </w:p>
    <w:p w14:paraId="04764754" w14:textId="77777777" w:rsidR="00A21722" w:rsidRDefault="001E6592" w:rsidP="006138A3">
      <w:pPr>
        <w:pStyle w:val="Compact"/>
        <w:numPr>
          <w:ilvl w:val="0"/>
          <w:numId w:val="114"/>
        </w:numPr>
      </w:pPr>
      <w:r>
        <w:t>European Journal of Public Health</w:t>
      </w:r>
    </w:p>
    <w:p w14:paraId="489B216E" w14:textId="77777777" w:rsidR="00A21722" w:rsidRDefault="001E6592" w:rsidP="006138A3">
      <w:pPr>
        <w:pStyle w:val="Compact"/>
        <w:numPr>
          <w:ilvl w:val="0"/>
          <w:numId w:val="114"/>
        </w:numPr>
      </w:pPr>
      <w:r>
        <w:t>International Journal of Epidemiology</w:t>
      </w:r>
    </w:p>
    <w:p w14:paraId="025E507B" w14:textId="77777777" w:rsidR="00A21722" w:rsidRDefault="001E6592" w:rsidP="006138A3">
      <w:pPr>
        <w:pStyle w:val="Compact"/>
        <w:numPr>
          <w:ilvl w:val="0"/>
          <w:numId w:val="114"/>
        </w:numPr>
      </w:pPr>
      <w:r>
        <w:t>Population Health Metrics</w:t>
      </w:r>
    </w:p>
    <w:p w14:paraId="77423827" w14:textId="77777777" w:rsidR="00A21722" w:rsidRDefault="001E6592" w:rsidP="006138A3">
      <w:pPr>
        <w:pStyle w:val="Compact"/>
        <w:numPr>
          <w:ilvl w:val="0"/>
          <w:numId w:val="114"/>
        </w:numPr>
      </w:pPr>
      <w:r>
        <w:t>Journal of Epidemiology and Community Health</w:t>
      </w:r>
    </w:p>
    <w:p w14:paraId="42711639" w14:textId="77777777" w:rsidR="00A21722" w:rsidRDefault="001E6592" w:rsidP="006138A3">
      <w:pPr>
        <w:pStyle w:val="Compact"/>
        <w:numPr>
          <w:ilvl w:val="0"/>
          <w:numId w:val="114"/>
        </w:numPr>
      </w:pPr>
      <w:r>
        <w:t>Annual Review of Public Health</w:t>
      </w:r>
    </w:p>
    <w:p w14:paraId="076E6240" w14:textId="77777777" w:rsidR="00A21722" w:rsidRDefault="001E6592" w:rsidP="006138A3">
      <w:pPr>
        <w:pStyle w:val="Compact"/>
        <w:numPr>
          <w:ilvl w:val="0"/>
          <w:numId w:val="114"/>
        </w:numPr>
      </w:pPr>
      <w:r>
        <w:t>Journal of Clinical Epidemiology</w:t>
      </w:r>
    </w:p>
    <w:p w14:paraId="30BBE70D" w14:textId="77777777" w:rsidR="00A21722" w:rsidRDefault="001E6592" w:rsidP="006138A3">
      <w:pPr>
        <w:pStyle w:val="Compact"/>
        <w:numPr>
          <w:ilvl w:val="0"/>
          <w:numId w:val="114"/>
        </w:numPr>
      </w:pPr>
      <w:r>
        <w:t>Bulletin of the World Health OrganizationPreventive Medicine</w:t>
      </w:r>
    </w:p>
    <w:p w14:paraId="339BA13C" w14:textId="77777777" w:rsidR="00A21722" w:rsidRDefault="001E6592" w:rsidP="006138A3">
      <w:pPr>
        <w:pStyle w:val="Compact"/>
        <w:numPr>
          <w:ilvl w:val="0"/>
          <w:numId w:val="114"/>
        </w:numPr>
      </w:pPr>
      <w:r>
        <w:t>The Lancet Global Health</w:t>
      </w:r>
    </w:p>
    <w:p w14:paraId="74854785" w14:textId="77777777" w:rsidR="00A21722" w:rsidRDefault="001E6592" w:rsidP="006138A3">
      <w:pPr>
        <w:pStyle w:val="Compact"/>
        <w:numPr>
          <w:ilvl w:val="0"/>
          <w:numId w:val="114"/>
        </w:numPr>
      </w:pPr>
      <w:r>
        <w:t>BMJ Global Health</w:t>
      </w:r>
    </w:p>
    <w:p w14:paraId="3815B985" w14:textId="77777777" w:rsidR="00A21722" w:rsidRDefault="001E6592">
      <w:pPr>
        <w:pStyle w:val="FirstParagraph"/>
      </w:pPr>
      <w:r>
        <w:t>Health care, health economics, and policy</w:t>
      </w:r>
    </w:p>
    <w:p w14:paraId="347AF510" w14:textId="77777777" w:rsidR="00A21722" w:rsidRDefault="001E6592" w:rsidP="006138A3">
      <w:pPr>
        <w:pStyle w:val="Compact"/>
        <w:numPr>
          <w:ilvl w:val="0"/>
          <w:numId w:val="115"/>
        </w:numPr>
      </w:pPr>
      <w:r>
        <w:lastRenderedPageBreak/>
        <w:t>Health Care Management Science</w:t>
      </w:r>
    </w:p>
    <w:p w14:paraId="6C18472B" w14:textId="77777777" w:rsidR="00A21722" w:rsidRDefault="001E6592" w:rsidP="006138A3">
      <w:pPr>
        <w:pStyle w:val="Compact"/>
        <w:numPr>
          <w:ilvl w:val="0"/>
          <w:numId w:val="115"/>
        </w:numPr>
      </w:pPr>
      <w:r>
        <w:t>Health Policy and Planning</w:t>
      </w:r>
    </w:p>
    <w:p w14:paraId="7A6F2D16" w14:textId="77777777" w:rsidR="00A21722" w:rsidRDefault="001E6592" w:rsidP="006138A3">
      <w:pPr>
        <w:pStyle w:val="Compact"/>
        <w:numPr>
          <w:ilvl w:val="0"/>
          <w:numId w:val="115"/>
        </w:numPr>
      </w:pPr>
      <w:r>
        <w:t>Value in Health</w:t>
      </w:r>
    </w:p>
    <w:p w14:paraId="1621978F" w14:textId="77777777" w:rsidR="00A21722" w:rsidRDefault="001E6592" w:rsidP="006138A3">
      <w:pPr>
        <w:pStyle w:val="Compact"/>
        <w:numPr>
          <w:ilvl w:val="0"/>
          <w:numId w:val="115"/>
        </w:numPr>
      </w:pPr>
      <w:r>
        <w:t>Health Services Research</w:t>
      </w:r>
    </w:p>
    <w:p w14:paraId="21C01873" w14:textId="77777777" w:rsidR="00A21722" w:rsidRDefault="001E6592" w:rsidP="006138A3">
      <w:pPr>
        <w:pStyle w:val="Compact"/>
        <w:numPr>
          <w:ilvl w:val="0"/>
          <w:numId w:val="115"/>
        </w:numPr>
      </w:pPr>
      <w:r>
        <w:t>Journal of Health Economics</w:t>
      </w:r>
    </w:p>
    <w:p w14:paraId="6176C2E6" w14:textId="77777777" w:rsidR="00A21722" w:rsidRDefault="001E6592" w:rsidP="006138A3">
      <w:pPr>
        <w:pStyle w:val="Compact"/>
        <w:numPr>
          <w:ilvl w:val="0"/>
          <w:numId w:val="115"/>
        </w:numPr>
      </w:pPr>
      <w:r>
        <w:t>Pharmacoeconomics</w:t>
      </w:r>
    </w:p>
    <w:p w14:paraId="241FEA91" w14:textId="77777777" w:rsidR="00A21722" w:rsidRDefault="001E6592" w:rsidP="006138A3">
      <w:pPr>
        <w:pStyle w:val="Compact"/>
        <w:numPr>
          <w:ilvl w:val="0"/>
          <w:numId w:val="115"/>
        </w:numPr>
      </w:pPr>
      <w:r>
        <w:t>Health Policy</w:t>
      </w:r>
    </w:p>
    <w:p w14:paraId="77767D90" w14:textId="77777777" w:rsidR="00A21722" w:rsidRDefault="001E6592">
      <w:pPr>
        <w:pStyle w:val="FirstParagraph"/>
      </w:pPr>
      <w:r>
        <w:t>Disease-Specific Journals</w:t>
      </w:r>
    </w:p>
    <w:p w14:paraId="17BBE2B1" w14:textId="77777777" w:rsidR="00A21722" w:rsidRDefault="001E6592">
      <w:pPr>
        <w:pStyle w:val="BodyText"/>
      </w:pPr>
      <w:r>
        <w:t>Cancer:</w:t>
      </w:r>
    </w:p>
    <w:p w14:paraId="1DF47100" w14:textId="77777777" w:rsidR="00A21722" w:rsidRDefault="001E6592" w:rsidP="006138A3">
      <w:pPr>
        <w:pStyle w:val="Compact"/>
        <w:numPr>
          <w:ilvl w:val="0"/>
          <w:numId w:val="116"/>
        </w:numPr>
      </w:pPr>
      <w:r>
        <w:t>Cancer</w:t>
      </w:r>
    </w:p>
    <w:p w14:paraId="459FD887" w14:textId="77777777" w:rsidR="00A21722" w:rsidRDefault="001E6592" w:rsidP="006138A3">
      <w:pPr>
        <w:pStyle w:val="Compact"/>
        <w:numPr>
          <w:ilvl w:val="0"/>
          <w:numId w:val="116"/>
        </w:numPr>
      </w:pPr>
      <w:r>
        <w:t>Cancer Research</w:t>
      </w:r>
    </w:p>
    <w:p w14:paraId="2042907B" w14:textId="77777777" w:rsidR="00A21722" w:rsidRDefault="001E6592" w:rsidP="006138A3">
      <w:pPr>
        <w:pStyle w:val="Compact"/>
        <w:numPr>
          <w:ilvl w:val="0"/>
          <w:numId w:val="116"/>
        </w:numPr>
      </w:pPr>
      <w:r>
        <w:t>Cancer Epidemiology, Biomarkers &amp; Prevention</w:t>
      </w:r>
    </w:p>
    <w:p w14:paraId="34AD8591" w14:textId="77777777" w:rsidR="00A21722" w:rsidRDefault="001E6592">
      <w:pPr>
        <w:pStyle w:val="FirstParagraph"/>
      </w:pPr>
      <w:r>
        <w:t>Cardiovascular:</w:t>
      </w:r>
    </w:p>
    <w:p w14:paraId="7FE9DF11" w14:textId="77777777" w:rsidR="00A21722" w:rsidRDefault="001E6592" w:rsidP="006138A3">
      <w:pPr>
        <w:pStyle w:val="Compact"/>
        <w:numPr>
          <w:ilvl w:val="0"/>
          <w:numId w:val="117"/>
        </w:numPr>
      </w:pPr>
      <w:r>
        <w:t>Circulation</w:t>
      </w:r>
    </w:p>
    <w:p w14:paraId="4A1F95BF" w14:textId="77777777" w:rsidR="00A21722" w:rsidRDefault="001E6592" w:rsidP="006138A3">
      <w:pPr>
        <w:pStyle w:val="Compact"/>
        <w:numPr>
          <w:ilvl w:val="0"/>
          <w:numId w:val="117"/>
        </w:numPr>
      </w:pPr>
      <w:r>
        <w:t>European Heart Journal</w:t>
      </w:r>
    </w:p>
    <w:p w14:paraId="38C0A2EB" w14:textId="77777777" w:rsidR="00A21722" w:rsidRDefault="001E6592">
      <w:pPr>
        <w:pStyle w:val="FirstParagraph"/>
      </w:pPr>
      <w:r>
        <w:t>Mental Health:</w:t>
      </w:r>
    </w:p>
    <w:p w14:paraId="5136E5BD" w14:textId="77777777" w:rsidR="00A21722" w:rsidRDefault="001E6592" w:rsidP="006138A3">
      <w:pPr>
        <w:pStyle w:val="Compact"/>
        <w:numPr>
          <w:ilvl w:val="0"/>
          <w:numId w:val="118"/>
        </w:numPr>
      </w:pPr>
      <w:r>
        <w:t>JAMA Psychiatry</w:t>
      </w:r>
    </w:p>
    <w:p w14:paraId="421871BB" w14:textId="77777777" w:rsidR="00A21722" w:rsidRDefault="001E6592" w:rsidP="006138A3">
      <w:pPr>
        <w:pStyle w:val="Compact"/>
        <w:numPr>
          <w:ilvl w:val="0"/>
          <w:numId w:val="118"/>
        </w:numPr>
      </w:pPr>
      <w:r>
        <w:t>American Journal of Psychiatry</w:t>
      </w:r>
    </w:p>
    <w:p w14:paraId="3ECFE641" w14:textId="77777777" w:rsidR="00A21722" w:rsidRDefault="001E6592" w:rsidP="006138A3">
      <w:pPr>
        <w:pStyle w:val="Compact"/>
        <w:numPr>
          <w:ilvl w:val="0"/>
          <w:numId w:val="118"/>
        </w:numPr>
      </w:pPr>
      <w:r>
        <w:t>Addiction</w:t>
      </w:r>
    </w:p>
    <w:p w14:paraId="48C124DA" w14:textId="77777777" w:rsidR="00A21722" w:rsidRDefault="001E6592">
      <w:pPr>
        <w:pStyle w:val="FirstParagraph"/>
      </w:pPr>
      <w:r>
        <w:t>Lung:</w:t>
      </w:r>
    </w:p>
    <w:p w14:paraId="34AFA5D9" w14:textId="77777777" w:rsidR="00A21722" w:rsidRDefault="001E6592" w:rsidP="006138A3">
      <w:pPr>
        <w:pStyle w:val="Compact"/>
        <w:numPr>
          <w:ilvl w:val="0"/>
          <w:numId w:val="119"/>
        </w:numPr>
      </w:pPr>
      <w:r>
        <w:t>American Journal of Respiratory and Critical Care Medicine</w:t>
      </w:r>
    </w:p>
    <w:p w14:paraId="517A49D3" w14:textId="77777777" w:rsidR="00A21722" w:rsidRDefault="001E6592" w:rsidP="006138A3">
      <w:pPr>
        <w:pStyle w:val="Compact"/>
        <w:numPr>
          <w:ilvl w:val="0"/>
          <w:numId w:val="119"/>
        </w:numPr>
      </w:pPr>
      <w:r>
        <w:t>European Respiratory Journal</w:t>
      </w:r>
    </w:p>
    <w:p w14:paraId="5B6F153E" w14:textId="77777777" w:rsidR="00A21722" w:rsidRDefault="001E6592" w:rsidP="006138A3">
      <w:pPr>
        <w:pStyle w:val="Compact"/>
        <w:numPr>
          <w:ilvl w:val="0"/>
          <w:numId w:val="119"/>
        </w:numPr>
      </w:pPr>
      <w:r>
        <w:t>COPD: Journal of Chronic Obstructive Pulmonary Disease</w:t>
      </w:r>
    </w:p>
    <w:p w14:paraId="4F8ED373" w14:textId="77777777" w:rsidR="00A21722" w:rsidRDefault="001E6592">
      <w:pPr>
        <w:pStyle w:val="FirstParagraph"/>
      </w:pPr>
      <w:r>
        <w:t>Diabetes:</w:t>
      </w:r>
    </w:p>
    <w:p w14:paraId="3552BA25" w14:textId="77777777" w:rsidR="00A21722" w:rsidRDefault="001E6592" w:rsidP="006138A3">
      <w:pPr>
        <w:pStyle w:val="Compact"/>
        <w:numPr>
          <w:ilvl w:val="0"/>
          <w:numId w:val="120"/>
        </w:numPr>
      </w:pPr>
      <w:r>
        <w:t>Diabetes Care</w:t>
      </w:r>
    </w:p>
    <w:p w14:paraId="41BBEF57" w14:textId="77777777" w:rsidR="00A21722" w:rsidRDefault="001E6592">
      <w:pPr>
        <w:pStyle w:val="FirstParagraph"/>
      </w:pPr>
      <w:r>
        <w:t>Risk Factors and Proximal Conditions:</w:t>
      </w:r>
    </w:p>
    <w:p w14:paraId="61D9A489" w14:textId="77777777" w:rsidR="00A21722" w:rsidRDefault="001E6592" w:rsidP="006138A3">
      <w:pPr>
        <w:pStyle w:val="Compact"/>
        <w:numPr>
          <w:ilvl w:val="0"/>
          <w:numId w:val="121"/>
        </w:numPr>
      </w:pPr>
      <w:r>
        <w:t>Obesity</w:t>
      </w:r>
    </w:p>
    <w:p w14:paraId="758A03FE" w14:textId="77777777" w:rsidR="00A21722" w:rsidRDefault="001E6592" w:rsidP="006138A3">
      <w:pPr>
        <w:pStyle w:val="Compact"/>
        <w:numPr>
          <w:ilvl w:val="0"/>
          <w:numId w:val="121"/>
        </w:numPr>
      </w:pPr>
      <w:r>
        <w:t>International Journal of Obesity</w:t>
      </w:r>
    </w:p>
    <w:p w14:paraId="4AC81A83" w14:textId="77777777" w:rsidR="00A21722" w:rsidRDefault="001E6592" w:rsidP="006138A3">
      <w:pPr>
        <w:pStyle w:val="Compact"/>
        <w:numPr>
          <w:ilvl w:val="0"/>
          <w:numId w:val="121"/>
        </w:numPr>
      </w:pPr>
      <w:r>
        <w:lastRenderedPageBreak/>
        <w:t>Tobacco Control</w:t>
      </w:r>
    </w:p>
    <w:p w14:paraId="79ADFB5D" w14:textId="77777777" w:rsidR="00A21722" w:rsidRDefault="001E6592" w:rsidP="006138A3">
      <w:pPr>
        <w:pStyle w:val="Compact"/>
        <w:numPr>
          <w:ilvl w:val="0"/>
          <w:numId w:val="121"/>
        </w:numPr>
      </w:pPr>
      <w:r>
        <w:t>Journal of Nutrition</w:t>
      </w:r>
    </w:p>
    <w:p w14:paraId="22910E95" w14:textId="77777777" w:rsidR="00A21722" w:rsidRDefault="001E6592" w:rsidP="006138A3">
      <w:pPr>
        <w:pStyle w:val="Compact"/>
        <w:numPr>
          <w:ilvl w:val="0"/>
          <w:numId w:val="121"/>
        </w:numPr>
      </w:pPr>
      <w:r>
        <w:t>Medicine &amp; Science in Sports &amp; Exercise</w:t>
      </w:r>
    </w:p>
    <w:p w14:paraId="31E91DE8" w14:textId="77777777" w:rsidR="00A21722" w:rsidRDefault="001E6592" w:rsidP="006138A3">
      <w:pPr>
        <w:pStyle w:val="Compact"/>
        <w:numPr>
          <w:ilvl w:val="0"/>
          <w:numId w:val="121"/>
        </w:numPr>
      </w:pPr>
      <w:r>
        <w:t>Hypertension</w:t>
      </w:r>
    </w:p>
    <w:p w14:paraId="572D1476" w14:textId="77777777" w:rsidR="00A21722" w:rsidRDefault="001E6592" w:rsidP="006138A3">
      <w:pPr>
        <w:pStyle w:val="Compact"/>
        <w:numPr>
          <w:ilvl w:val="0"/>
          <w:numId w:val="121"/>
        </w:numPr>
      </w:pPr>
      <w:r>
        <w:t>Environmental Health Perspectives</w:t>
      </w:r>
    </w:p>
    <w:p w14:paraId="7776E222" w14:textId="77777777" w:rsidR="00A21722" w:rsidRDefault="001E6592" w:rsidP="006138A3">
      <w:pPr>
        <w:pStyle w:val="Compact"/>
        <w:numPr>
          <w:ilvl w:val="0"/>
          <w:numId w:val="121"/>
        </w:numPr>
      </w:pPr>
      <w:r>
        <w:t>Environmental Health</w:t>
      </w:r>
    </w:p>
    <w:p w14:paraId="26CE2871" w14:textId="77777777" w:rsidR="00A21722" w:rsidRDefault="001E6592" w:rsidP="006138A3">
      <w:pPr>
        <w:pStyle w:val="Compact"/>
        <w:numPr>
          <w:ilvl w:val="0"/>
          <w:numId w:val="121"/>
        </w:numPr>
      </w:pPr>
      <w:r>
        <w:t>Journal of Exposure Science &amp; Environmental Epidemiology</w:t>
      </w:r>
    </w:p>
    <w:p w14:paraId="4DF234B7" w14:textId="77777777" w:rsidR="00A21722" w:rsidRDefault="001E6592">
      <w:pPr>
        <w:pStyle w:val="FirstParagraph"/>
      </w:pPr>
      <w:r>
        <w:t>Mental Health:</w:t>
      </w:r>
    </w:p>
    <w:p w14:paraId="5FDD3D20" w14:textId="77777777" w:rsidR="00A21722" w:rsidRDefault="001E6592">
      <w:pPr>
        <w:pStyle w:val="BodyText"/>
      </w:pPr>
      <w:r>
        <w:t>Schizophrenia Bulletin</w:t>
      </w:r>
    </w:p>
    <w:p w14:paraId="457EDD00" w14:textId="77777777" w:rsidR="00A21722" w:rsidRDefault="001E6592">
      <w:pPr>
        <w:pStyle w:val="BodyText"/>
      </w:pPr>
      <w:r>
        <w:t>Journal of Affective DisordersSocial Psychiatry and Psychiatric EpidemiologyNutrition and Lifestyle:AppetitePublic Health NutritionNutrition Reviews</w:t>
      </w:r>
    </w:p>
    <w:p w14:paraId="2EF123D1" w14:textId="77777777" w:rsidR="00A21722" w:rsidRDefault="001E6592">
      <w:pPr>
        <w:pStyle w:val="BodyText"/>
      </w:pPr>
      <w:r>
        <w:t>Aging and Gerontology:</w:t>
      </w:r>
    </w:p>
    <w:p w14:paraId="73F7C218" w14:textId="77777777" w:rsidR="00A21722" w:rsidRDefault="001E6592">
      <w:pPr>
        <w:pStyle w:val="BodyText"/>
      </w:pPr>
      <w:r>
        <w:t>The Journals of Gerontology Series A: Biological Sciences and Medical Sciences</w:t>
      </w:r>
    </w:p>
    <w:p w14:paraId="02DE0344" w14:textId="77777777" w:rsidR="00A21722" w:rsidRDefault="001E6592">
      <w:pPr>
        <w:pStyle w:val="BodyText"/>
      </w:pPr>
      <w:r>
        <w:t>Age and Ageing</w:t>
      </w:r>
    </w:p>
    <w:p w14:paraId="1A2FF470" w14:textId="77777777" w:rsidR="00A21722" w:rsidRDefault="001E6592">
      <w:pPr>
        <w:pStyle w:val="BodyText"/>
      </w:pPr>
      <w:r>
        <w:t>10.Technology and Biomedical Engineering:IEEE Transactions on Biomedical EngineeringJournal of Biomedical Informatics</w:t>
      </w:r>
    </w:p>
    <w:p w14:paraId="3CC13106" w14:textId="77777777" w:rsidR="00A21722" w:rsidRDefault="001E6592">
      <w:pPr>
        <w:pStyle w:val="BodyText"/>
      </w:pPr>
      <w:r>
        <w:t>Existing guidelines and best practice documents were identified through an international survey, the study investigators, and the Executive Group. This review generated a preliminary list of checklist items used to inform the data extraction form for Objective 2.</w:t>
      </w:r>
    </w:p>
    <w:p w14:paraId="5A8296D5" w14:textId="77777777" w:rsidR="00A21722" w:rsidRDefault="001E6592">
      <w:pPr>
        <w:pStyle w:val="BodyText"/>
      </w:pPr>
      <w:r>
        <w:t>Example modelling studies were identified to inform the that were used for Additional data and supplementary materials will be added to OSF upon study completion.</w:t>
      </w:r>
    </w:p>
    <w:p w14:paraId="5EE1598C" w14:textId="77777777" w:rsidR="00A21722" w:rsidRDefault="001E6592">
      <w:pPr>
        <w:pStyle w:val="Heading1"/>
      </w:pPr>
      <w:bookmarkStart w:id="328" w:name="version-history"/>
      <w:bookmarkEnd w:id="327"/>
      <w:r>
        <w:t>9. Version history</w:t>
      </w:r>
    </w:p>
    <w:p w14:paraId="0635267B" w14:textId="77777777" w:rsidR="00A21722" w:rsidRDefault="001E6592">
      <w:pPr>
        <w:pStyle w:val="Heading1"/>
      </w:pPr>
      <w:r>
        <w:t>Version history</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2"/>
        <w:gridCol w:w="6545"/>
        <w:gridCol w:w="1403"/>
      </w:tblGrid>
      <w:tr w:rsidR="00A21722" w14:paraId="505E31F8" w14:textId="77777777" w:rsidTr="00A21722">
        <w:trPr>
          <w:cnfStyle w:val="100000000000" w:firstRow="1" w:lastRow="0" w:firstColumn="0" w:lastColumn="0" w:oddVBand="0" w:evenVBand="0" w:oddHBand="0" w:evenHBand="0" w:firstRowFirstColumn="0" w:firstRowLastColumn="0" w:lastRowFirstColumn="0" w:lastRowLastColumn="0"/>
        </w:trPr>
        <w:tc>
          <w:tcPr>
            <w:tcW w:w="750" w:type="pct"/>
          </w:tcPr>
          <w:p w14:paraId="4011EF43" w14:textId="77777777" w:rsidR="00A21722" w:rsidRDefault="001E6592">
            <w:r>
              <w:rPr>
                <w:b/>
              </w:rPr>
              <w:t>Version</w:t>
            </w:r>
          </w:p>
        </w:tc>
        <w:tc>
          <w:tcPr>
            <w:tcW w:w="3500" w:type="pct"/>
          </w:tcPr>
          <w:p w14:paraId="0B14A81F" w14:textId="77777777" w:rsidR="00A21722" w:rsidRDefault="001E6592">
            <w:r>
              <w:rPr>
                <w:b/>
              </w:rPr>
              <w:t>Description</w:t>
            </w:r>
          </w:p>
        </w:tc>
        <w:tc>
          <w:tcPr>
            <w:tcW w:w="750" w:type="pct"/>
          </w:tcPr>
          <w:p w14:paraId="32826B61" w14:textId="77777777" w:rsidR="00A21722" w:rsidRDefault="001E6592">
            <w:r>
              <w:rPr>
                <w:b/>
              </w:rPr>
              <w:t>Date</w:t>
            </w:r>
          </w:p>
        </w:tc>
      </w:tr>
      <w:tr w:rsidR="00A21722" w14:paraId="45496CB1" w14:textId="77777777" w:rsidTr="00A21722">
        <w:tc>
          <w:tcPr>
            <w:tcW w:w="750" w:type="pct"/>
          </w:tcPr>
          <w:p w14:paraId="48AFC6BE" w14:textId="77777777" w:rsidR="00A21722" w:rsidRDefault="001E6592">
            <w:r>
              <w:t>0.1.3</w:t>
            </w:r>
          </w:p>
        </w:tc>
        <w:tc>
          <w:tcPr>
            <w:tcW w:w="3500" w:type="pct"/>
          </w:tcPr>
          <w:p w14:paraId="1A684416" w14:textId="77777777" w:rsidR="00A21722" w:rsidRDefault="001E6592">
            <w:r>
              <w:t xml:space="preserve">Added “simulation” to the title. Clarifications to inclusion and exclusion criteria (infectious diseases, clinical care </w:t>
            </w:r>
            <w:r>
              <w:lastRenderedPageBreak/>
              <w:t>studies). Reordered exclusion criteria. Added search strategy references.</w:t>
            </w:r>
          </w:p>
        </w:tc>
        <w:tc>
          <w:tcPr>
            <w:tcW w:w="750" w:type="pct"/>
          </w:tcPr>
          <w:p w14:paraId="2D08CA66" w14:textId="77777777" w:rsidR="00A21722" w:rsidRDefault="001E6592">
            <w:r>
              <w:lastRenderedPageBreak/>
              <w:t>2025-02-26</w:t>
            </w:r>
          </w:p>
        </w:tc>
      </w:tr>
      <w:tr w:rsidR="00A21722" w14:paraId="70023478" w14:textId="77777777" w:rsidTr="00A21722">
        <w:tc>
          <w:tcPr>
            <w:tcW w:w="750" w:type="pct"/>
          </w:tcPr>
          <w:p w14:paraId="2CDBA0A3" w14:textId="77777777" w:rsidR="00A21722" w:rsidRDefault="001E6592">
            <w:r>
              <w:t>0.1.4</w:t>
            </w:r>
          </w:p>
        </w:tc>
        <w:tc>
          <w:tcPr>
            <w:tcW w:w="3500" w:type="pct"/>
          </w:tcPr>
          <w:p w14:paraId="00AE5AFF" w14:textId="77777777" w:rsidR="00A21722" w:rsidRDefault="001E6592">
            <w:r>
              <w:t>Add stopping rules for abstract and title search.</w:t>
            </w:r>
          </w:p>
        </w:tc>
        <w:tc>
          <w:tcPr>
            <w:tcW w:w="750" w:type="pct"/>
          </w:tcPr>
          <w:p w14:paraId="3BE58A94" w14:textId="77777777" w:rsidR="00A21722" w:rsidRDefault="001E6592">
            <w:r>
              <w:t>2025-03-01</w:t>
            </w:r>
          </w:p>
        </w:tc>
      </w:tr>
      <w:tr w:rsidR="00A21722" w14:paraId="336B8EC5" w14:textId="77777777" w:rsidTr="00A21722">
        <w:tc>
          <w:tcPr>
            <w:tcW w:w="750" w:type="pct"/>
          </w:tcPr>
          <w:p w14:paraId="1FA3C9B2" w14:textId="77777777" w:rsidR="00A21722" w:rsidRDefault="001E6592">
            <w:r>
              <w:t>0.1.5</w:t>
            </w:r>
          </w:p>
        </w:tc>
        <w:tc>
          <w:tcPr>
            <w:tcW w:w="3500" w:type="pct"/>
          </w:tcPr>
          <w:p w14:paraId="697D6CEE" w14:textId="77777777" w:rsidR="00A21722" w:rsidRDefault="001E6592">
            <w:r>
              <w:t>Updated inclusion criteria for Objective 2 to more closely conform to PICOS. Appendices also updated.</w:t>
            </w:r>
          </w:p>
        </w:tc>
        <w:tc>
          <w:tcPr>
            <w:tcW w:w="750" w:type="pct"/>
          </w:tcPr>
          <w:p w14:paraId="0BC8DA4E" w14:textId="77777777" w:rsidR="00A21722" w:rsidRDefault="001E6592">
            <w:r>
              <w:t>2025-03-23</w:t>
            </w:r>
          </w:p>
        </w:tc>
      </w:tr>
      <w:tr w:rsidR="00A21722" w14:paraId="176138D4" w14:textId="77777777" w:rsidTr="00A21722">
        <w:tc>
          <w:tcPr>
            <w:tcW w:w="750" w:type="pct"/>
          </w:tcPr>
          <w:p w14:paraId="4050EA64" w14:textId="77777777" w:rsidR="00A21722" w:rsidRDefault="001E6592">
            <w:r>
              <w:t>0.1.6</w:t>
            </w:r>
          </w:p>
        </w:tc>
        <w:tc>
          <w:tcPr>
            <w:tcW w:w="3500" w:type="pct"/>
          </w:tcPr>
          <w:p w14:paraId="7B3CDB76" w14:textId="77777777" w:rsidR="00A21722" w:rsidRDefault="001E6592">
            <w:r>
              <w:t>Updated inclusion criteria #1 and #3. Reorganized exclusion criteria. Shortened criteria in main text. Added first-pass screen step. Added draft LLM prompts (Appendix 5). Major revision of Appendix 6.</w:t>
            </w:r>
          </w:p>
        </w:tc>
        <w:tc>
          <w:tcPr>
            <w:tcW w:w="750" w:type="pct"/>
          </w:tcPr>
          <w:p w14:paraId="68BC359A" w14:textId="77777777" w:rsidR="00A21722" w:rsidRDefault="001E6592">
            <w:r>
              <w:t>2025-04-10</w:t>
            </w:r>
          </w:p>
        </w:tc>
      </w:tr>
      <w:tr w:rsidR="00A21722" w14:paraId="5E4F1B3D" w14:textId="77777777" w:rsidTr="00A21722">
        <w:tc>
          <w:tcPr>
            <w:tcW w:w="750" w:type="pct"/>
          </w:tcPr>
          <w:p w14:paraId="07CDD55E" w14:textId="77777777" w:rsidR="00A21722" w:rsidRDefault="001E6592">
            <w:r>
              <w:t>0.1.7</w:t>
            </w:r>
          </w:p>
        </w:tc>
        <w:tc>
          <w:tcPr>
            <w:tcW w:w="3500" w:type="pct"/>
          </w:tcPr>
          <w:p w14:paraId="7E7F1B09" w14:textId="77777777" w:rsidR="00A21722" w:rsidRDefault="001E6592">
            <w:r>
              <w:t>Update inclusion criteria 3 (outcomes) to include injury and MSK. Clarify that suicide is included as part of mental health. Update inclusion criteria 5 (data used) with examples.</w:t>
            </w:r>
          </w:p>
        </w:tc>
        <w:tc>
          <w:tcPr>
            <w:tcW w:w="750" w:type="pct"/>
          </w:tcPr>
          <w:p w14:paraId="6D3D28B2" w14:textId="77777777" w:rsidR="00A21722" w:rsidRDefault="001E6592">
            <w:r>
              <w:t>2025-04-28</w:t>
            </w:r>
          </w:p>
        </w:tc>
      </w:tr>
      <w:tr w:rsidR="00A21722" w14:paraId="007061F3" w14:textId="77777777" w:rsidTr="00A21722">
        <w:tc>
          <w:tcPr>
            <w:tcW w:w="750" w:type="pct"/>
          </w:tcPr>
          <w:p w14:paraId="1BD4E6A1" w14:textId="77777777" w:rsidR="00A21722" w:rsidRDefault="001E6592">
            <w:r>
              <w:t>0.1.8</w:t>
            </w:r>
          </w:p>
        </w:tc>
        <w:tc>
          <w:tcPr>
            <w:tcW w:w="3500" w:type="pct"/>
          </w:tcPr>
          <w:p w14:paraId="51A05E71" w14:textId="77777777" w:rsidR="00A21722" w:rsidRDefault="001E6592">
            <w:r>
              <w:t>Style and grammar edits.</w:t>
            </w:r>
          </w:p>
        </w:tc>
        <w:tc>
          <w:tcPr>
            <w:tcW w:w="750" w:type="pct"/>
          </w:tcPr>
          <w:p w14:paraId="1053F87C" w14:textId="77777777" w:rsidR="00A21722" w:rsidRDefault="001E6592">
            <w:r>
              <w:t>2025-07-30</w:t>
            </w:r>
          </w:p>
        </w:tc>
      </w:tr>
      <w:tr w:rsidR="00A21722" w14:paraId="1653AE45" w14:textId="77777777" w:rsidTr="00A21722">
        <w:tc>
          <w:tcPr>
            <w:tcW w:w="750" w:type="pct"/>
          </w:tcPr>
          <w:p w14:paraId="726A63E4" w14:textId="77777777" w:rsidR="00A21722" w:rsidRDefault="001E6592">
            <w:r>
              <w:t>0.1.9</w:t>
            </w:r>
          </w:p>
        </w:tc>
        <w:tc>
          <w:tcPr>
            <w:tcW w:w="3500" w:type="pct"/>
          </w:tcPr>
          <w:p w14:paraId="76872001" w14:textId="77777777" w:rsidR="00A21722" w:rsidRDefault="001E6592">
            <w:r>
              <w:t>Update criterion 4 – clarified modelling approach rather than computational method.</w:t>
            </w:r>
          </w:p>
        </w:tc>
        <w:tc>
          <w:tcPr>
            <w:tcW w:w="750" w:type="pct"/>
          </w:tcPr>
          <w:p w14:paraId="38E3CD9C" w14:textId="77777777" w:rsidR="00A21722" w:rsidRDefault="001E6592">
            <w:r>
              <w:t>2025-11-19</w:t>
            </w:r>
          </w:p>
        </w:tc>
      </w:tr>
      <w:tr w:rsidR="00A21722" w14:paraId="31C8ADD2" w14:textId="77777777" w:rsidTr="00A21722">
        <w:tc>
          <w:tcPr>
            <w:tcW w:w="750" w:type="pct"/>
          </w:tcPr>
          <w:p w14:paraId="23514351" w14:textId="77777777" w:rsidR="00A21722" w:rsidRDefault="001E6592">
            <w:r>
              <w:t>0.2.0</w:t>
            </w:r>
          </w:p>
        </w:tc>
        <w:tc>
          <w:tcPr>
            <w:tcW w:w="3500" w:type="pct"/>
          </w:tcPr>
          <w:p w14:paraId="7F904161" w14:textId="77777777" w:rsidR="00A21722" w:rsidRDefault="001E6592">
            <w:r>
              <w:t>Converted to QMD source format with docstyle round-trip workflow.</w:t>
            </w:r>
          </w:p>
        </w:tc>
        <w:tc>
          <w:tcPr>
            <w:tcW w:w="750" w:type="pct"/>
          </w:tcPr>
          <w:p w14:paraId="5C2926F7" w14:textId="77777777" w:rsidR="00A21722" w:rsidRDefault="001E6592">
            <w:r>
              <w:t>2025-12-11</w:t>
            </w:r>
          </w:p>
        </w:tc>
      </w:tr>
    </w:tbl>
    <w:p w14:paraId="7AC10DD4" w14:textId="77777777" w:rsidR="00A21722" w:rsidRDefault="001E6592">
      <w:pPr>
        <w:pStyle w:val="Heading1"/>
      </w:pPr>
      <w:bookmarkStart w:id="329" w:name="references-1"/>
      <w:bookmarkEnd w:id="328"/>
      <w:r>
        <w:t>10. References</w:t>
      </w:r>
    </w:p>
    <w:p w14:paraId="5B3C753A" w14:textId="77777777" w:rsidR="00A21722" w:rsidRDefault="00A21722">
      <w:pPr>
        <w:sectPr w:rsidR="00A21722">
          <w:type w:val="continuous"/>
          <w:pgSz w:w="12240" w:h="15840"/>
          <w:pgMar w:top="1440" w:right="1440" w:bottom="1440" w:left="1440" w:header="720" w:footer="720" w:gutter="0"/>
          <w:lnNumType w:countBy="1" w:distance="360" w:restart="continuous"/>
          <w:cols w:space="720"/>
        </w:sectPr>
      </w:pPr>
      <w:bookmarkStart w:id="330" w:name="refs"/>
      <w:bookmarkEnd w:id="330"/>
    </w:p>
    <w:bookmarkEnd w:id="329"/>
    <w:p w14:paraId="396A0B9C" w14:textId="77777777" w:rsidR="00B5211B" w:rsidRDefault="00B5211B"/>
    <w:sectPr w:rsidR="00B5211B">
      <w:footerReference w:type="default" r:id="rId15"/>
      <w:footerReference w:type="first" r:id="rId16"/>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Sarah Beach" w:date="2026-01-08T10:49:00Z" w:initials="SB">
    <w:p w14:paraId="4F391A30" w14:textId="631B9347" w:rsidR="001E6592" w:rsidRDefault="001E6592">
      <w:pPr>
        <w:pStyle w:val="CommentText"/>
      </w:pPr>
      <w:r>
        <w:rPr>
          <w:rStyle w:val="CommentReference"/>
        </w:rPr>
        <w:annotationRef/>
      </w:r>
      <w:r w:rsidRPr="6CF4D325">
        <w:t>Should protocol be updated to include: The Lancet Public Health and PLOS Medicine?</w:t>
      </w:r>
    </w:p>
  </w:comment>
  <w:comment w:id="20" w:author="Doug Manuel" w:date="2026-01-12T09:57:00Z" w:initials="DGM">
    <w:p w14:paraId="621C7F0F" w14:textId="77777777" w:rsidR="00677FDE" w:rsidRDefault="00677FDE" w:rsidP="00677FDE">
      <w:r>
        <w:rPr>
          <w:rStyle w:val="CommentReference"/>
        </w:rPr>
        <w:annotationRef/>
      </w:r>
      <w:r>
        <w:rPr>
          <w:sz w:val="20"/>
          <w:szCs w:val="20"/>
        </w:rPr>
        <w:t xml:space="preserve">Yes. Karim has started that work. </w:t>
      </w:r>
    </w:p>
    <w:p w14:paraId="60232109" w14:textId="77777777" w:rsidR="00677FDE" w:rsidRDefault="00677FDE" w:rsidP="00677FDE"/>
  </w:comment>
  <w:comment w:id="25" w:author="Sarah Beach" w:date="2026-01-13T13:12:00Z" w:initials="SB">
    <w:p w14:paraId="3BB864CB" w14:textId="4C9B0266" w:rsidR="00000000" w:rsidRDefault="00000000">
      <w:pPr>
        <w:pStyle w:val="CommentText"/>
      </w:pPr>
      <w:r>
        <w:rPr>
          <w:rStyle w:val="CommentReference"/>
        </w:rPr>
        <w:annotationRef/>
      </w:r>
      <w:r w:rsidRPr="5C3C50CA">
        <w:t>do we want to include this after the edits made to the section or keep it vague? The way it's written we are very specific about the SRs identified. Additionally Zotero not working for adding these in.</w:t>
      </w:r>
    </w:p>
  </w:comment>
  <w:comment w:id="24" w:author="Sarah Beach" w:date="2026-01-08T10:52:00Z" w:initials="SB">
    <w:p w14:paraId="138E4C0D" w14:textId="0E35086F" w:rsidR="001E6592" w:rsidRDefault="001E6592">
      <w:pPr>
        <w:pStyle w:val="CommentText"/>
      </w:pPr>
      <w:r>
        <w:rPr>
          <w:rStyle w:val="CommentReference"/>
        </w:rPr>
        <w:annotationRef/>
      </w:r>
      <w:r w:rsidRPr="7E99CBF3">
        <w:t xml:space="preserve">We had set out to include all - but started with 5 - no particular order, just previously identified and uploaded to Zotero. Possibly first 5 identified by Doug? And then references uploaded by me to Zotero. At the time we said we would maybe do all SRs, but after discussion (post 5 reviews) we decided not to go that route. </w:t>
      </w:r>
    </w:p>
  </w:comment>
  <w:comment w:id="23" w:author="Sarah Beach" w:date="2026-01-08T10:59:00Z" w:initials="SB">
    <w:p w14:paraId="1C209A3D" w14:textId="318725B7" w:rsidR="001E6592" w:rsidRDefault="001E6592">
      <w:pPr>
        <w:pStyle w:val="CommentText"/>
      </w:pPr>
      <w:r>
        <w:rPr>
          <w:rStyle w:val="CommentReference"/>
        </w:rPr>
        <w:annotationRef/>
      </w:r>
      <w:r w:rsidRPr="7C87B9DF">
        <w:t>5 reviews used in training set:</w:t>
      </w:r>
    </w:p>
    <w:p w14:paraId="6DABEDF6" w14:textId="22717447" w:rsidR="001E6592" w:rsidRDefault="001E6592">
      <w:pPr>
        <w:pStyle w:val="CommentText"/>
      </w:pPr>
      <w:r w:rsidRPr="4E569075">
        <w:t>1) Chaturvedi 2024 - A scoping review of guidelines on reporting and assessing dynamic mathematical models of infectious diseases (THIS SHOULD PROBABLY HAVE BEEN EXCLUDED? Keep it in?)</w:t>
      </w:r>
    </w:p>
    <w:p w14:paraId="5E61488B" w14:textId="12E3CB16" w:rsidR="001E6592" w:rsidRDefault="001E6592">
      <w:pPr>
        <w:pStyle w:val="CommentText"/>
      </w:pPr>
    </w:p>
    <w:p w14:paraId="2805E774" w14:textId="2D7A8505" w:rsidR="001E6592" w:rsidRDefault="001E6592">
      <w:pPr>
        <w:pStyle w:val="CommentText"/>
      </w:pPr>
      <w:r w:rsidRPr="3C958799">
        <w:t>2) Gariepy 2024 - Dynamic simulation models of suicide and suicide-related behaviors: systematic review</w:t>
      </w:r>
    </w:p>
    <w:p w14:paraId="1E6C24B0" w14:textId="054723E0" w:rsidR="001E6592" w:rsidRDefault="001E6592">
      <w:pPr>
        <w:pStyle w:val="CommentText"/>
      </w:pPr>
    </w:p>
    <w:p w14:paraId="38845FB2" w14:textId="348576EF" w:rsidR="001E6592" w:rsidRDefault="001E6592">
      <w:pPr>
        <w:pStyle w:val="CommentText"/>
      </w:pPr>
      <w:r w:rsidRPr="7C0447EE">
        <w:t>3) Huang 2023 - Identifying best modelling practices for tobacco control policy simulations: a systematic review and a novel quality assessment framework</w:t>
      </w:r>
    </w:p>
    <w:p w14:paraId="6292E0B0" w14:textId="0EBA667E" w:rsidR="001E6592" w:rsidRDefault="001E6592">
      <w:pPr>
        <w:pStyle w:val="CommentText"/>
      </w:pPr>
    </w:p>
    <w:p w14:paraId="41272D8A" w14:textId="16ADE61A" w:rsidR="001E6592" w:rsidRDefault="001E6592">
      <w:pPr>
        <w:pStyle w:val="CommentText"/>
      </w:pPr>
      <w:r w:rsidRPr="005C311B">
        <w:t>4) Nianogo 2015 - Agent-based modeling of noncommunicable diseases: a systematic review.</w:t>
      </w:r>
    </w:p>
    <w:p w14:paraId="48D6E497" w14:textId="40442964" w:rsidR="001E6592" w:rsidRDefault="001E6592">
      <w:pPr>
        <w:pStyle w:val="CommentText"/>
      </w:pPr>
    </w:p>
    <w:p w14:paraId="025CFB1E" w14:textId="43D1A212" w:rsidR="001E6592" w:rsidRDefault="001E6592">
      <w:pPr>
        <w:pStyle w:val="CommentText"/>
      </w:pPr>
      <w:r w:rsidRPr="43B3E5BE">
        <w:t>5) Singh 2020 - Simulating future public health benefits of tobacco control interventions: a systematic review of models</w:t>
      </w:r>
    </w:p>
  </w:comment>
  <w:comment w:id="22" w:author="Sarah Beach" w:date="2026-01-08T11:15:00Z" w:initials="SB">
    <w:p w14:paraId="10C82746" w14:textId="5A42B1D5" w:rsidR="001E6592" w:rsidRDefault="001E6592">
      <w:pPr>
        <w:pStyle w:val="CommentText"/>
      </w:pPr>
      <w:r>
        <w:rPr>
          <w:rStyle w:val="CommentReference"/>
        </w:rPr>
        <w:annotationRef/>
      </w:r>
      <w:r w:rsidRPr="1F28F936">
        <w:t>ones outside of the 5 mentioned above were not utilized in our training dataset</w:t>
      </w:r>
    </w:p>
  </w:comment>
  <w:comment w:id="27" w:author="Carol Bennett" w:date="2025-09-23T15:09:00Z" w:initials="CB">
    <w:p w14:paraId="344C3BD6" w14:textId="77777777" w:rsidR="00A21722" w:rsidRDefault="00A9351F">
      <w:r>
        <w:rPr>
          <w:rStyle w:val="CommentReference"/>
        </w:rPr>
        <w:annotationRef/>
      </w:r>
      <w:r w:rsidR="000A6F97">
        <w:t>Item 9: Selection of Sources of EvidenceState the process for selecting sources of evidence (that is, screening and eligibility) included in the scoping review.ple, by involvement of a third party). Calibration exercise details should include the number of persons who tested the form (using x number of citations and full-text articles), the process for resolving inconsistencies, and key changes that were made and why. The Box shows further details on the calibration exercise. If applicable, all processes for obtaining and conﬁrming data from investigators should be described.Item 10: Data Charting ProcessDescribe the methods of charting data from the included sources of evidence (for example, calibrated forms or forms that have been tested by the team before their use, and whether data charting was done independently or in duplicate) and any processes for obtaining and conﬁrming data from investigators.ExamplesA data-charting form was jointly developed by two reviewers to determine which variables to extract. The two reviewers independently charted the data, discussed the results and continuously updated the datacharting form in an iterative process. (50)ExampleTo increase consistency among reviewers, all reviewers screened the same 50 publications, discussed the results and amended the screening and data extraction manual before beginning screening for this review. Nine reviewers working in pairs sequentially evaluated the titles, abstracts and then full text of all publications identiﬁed by our searches for potentially relevant publications. . . . We resolved disagreements on study selection and data extraction by consensus and discussion with other reviewers if needed. (49)Explanation and Elaboration. A narrative description of the selection process for included sources of evidence should be provided. When reporting this item, authors should include information about the process for developing the form that was used to guide the selection of sources of evidence (that is, how the items were selected and which software was used), calibration exercises or pilot-testing (testing the form among some or all team members to reﬁne it and ensure that all relevant data were captured), full screening process (how many reviewers participated and whether they screened independently and compared answers or 1 or more researchers screened and 1 or more researchers veriﬁed the screening for accuracy), and how inconsistencies or disagreements were resolved (for exam-Annals.orgData from eligible studies were [charted] using a standardized data abstraction tool designed for this study. The tool captured the relevant information on key study characteristics and detailed information on all metrics used to estimate/describe [child] growth based on at least two data points per child/group (even though our tool can accommodate metrics based on crosssectional analyses) anywhere in the article, including metrics that were mentioned in the narrative yet for which results were not shown. . . .Two reviewers independently [charted] data from each eligible article. Any disagreements were resolved through discussion between the two reviewers or further adjudication by a third reviewer. Data [charting] was implemented using REDCap, a customizable informatics systems-based web software. (51)Explanation and Elaboration. In the frameworks by Arksey and O’Malley (6) and Levac and colleagues (7), as well as the JBI guidance (4, 5), the process of data extraction in a scoping review is called “data charting” and involves the use of a clear and comprehensive data charting form to extract the relevant information from the included sources of evidence. When reporting this step, authors should include information about the process for developing the charting form (that is, how the items were selected and which software was used), calibration (testing the form among some or all team members to reﬁne it and ensure that all relevant datawere captured), full data charting process (how many reviewers participated and whether they charted independently and compared answers or 1 or more researchers charted and 1 or more researchers veriﬁed the data for accuracy), and how inconsistencies or disagreements were resolved (for example, through discussion or involvement of a third party). Calibration exercise details should include the number of persons who tested the form (using x number of included sources), as well as the process for resolving inconsistencies, and key changes that were made and why (Box). If the charting process was iterative (that is, the form was continually updated), authors should describe the main revisions with a rationale, to increase transparency of reporting. If applicable, the processes used for obtaining and conﬁrming data from investigators of the included sources of evidence should be described.Box. Implementation of calibration exercises (items 9 and 10).To ensure systematic and reproducible study selection, data charting, and (optional) critical appraisal processes, it is recommended that scoping review authors start with calibration exercise(s) using standardized forms, accompanied by explanation and elaboration documents, to establish agreement among the team.When multiple reviewers with varying knowledge and experience with scoping reviews are involved with the study selection, data charting, or optional critical appraisal steps, the potential for errors and interrater disagreements can be substantial. To prevent errors and ensure high interrater agreement, it is recommended to start each of the aforementioned steps with a calibration exercise (also known as a pilot test).To begin, a standardized form, along with an explanation and elaboration document, is developed for each of the study selection, data charting, and (if applicable) critical appraisal steps. If desired, the forms can be tested internally by the review leads using a seminal paper to assess their appropriateness and comprehensiveness prior to the calibration exercise with the full review team. When ready, the form is tested by all members of the review team. For example, during the study selection phase, a calibration exercise can be carried out using a random sample of 50–100 citations for title and abstract screening. The entire team will screen these citations. The discrepancies between the reviewers on the team are calculated, and a roundtable discussion is held to clarify any issues. Refinements to the standardized form and the accompanying explanation and elaboration document can be made as needed. A second calibration exercise may be done if a predetermined level of agreement (typically 70%–80%) is not reached or if reviewers express the need for more training. Once satisfactory interrater agreement is reached, reviewers can move on to screening either in duplicate (i.e., 2 reviewers independently) or following any other variations (e.g., 1 reviewer and 1 verifier), as specified in the scoping review protocol. A similar approach can be used for the second phase of study selection (i.e., full-text screening), data charting, and (if applicable) critical appraisal processes.Fom: Crit Care. 2013 Oct 29;17(5):R256. doi: 10.1186/cc13083Study selection and data extractionWe developed an electronic data collection tool using DistillerSR™ (Evidence Partners Incorporated, Ottawa, ON, Canada) and an accompanying screening and data extraction manual. To increase consistency among reviewers, all reviewers screened the same 50 publications, discussed the results and amended the screening and data extraction manual before beginning screening for this review. Nine reviewers working in pairs sequentially evaluated the titles, abstracts and then full text of all publications identified by our searches for potentially relevant publications. Reviewers then worked in pairs to independently and in duplicate extract data from the included trials using a pretested electronic data collection tool. We recruited other individuals with a clinical or research methodology background to screen and extract data from non-English trials. We were not able to complete duplicate data extraction for two trials because of the language of publication. We resolved disagreements on study selection and data extraction by consensus and discussion with other reviewers if needed. We extracted data from the main trial publication and also any referenced published protocols and supplemental materials.Risk of bias assessmentWe used the Cochrane Risk of Bias Tool to describe the risk of bias for the included trials [13]. This tool rates each trial as low, unclear, or high risk of bias for each of the following factors: sequence generation, allocation concealment, blinding of participants and personnel, blinding of outcome assessment, incomplete outcome data, selective outcome reporting, and other sources of bias. We then classified the overall risk of bias for each trial as low (low risk of bias in all domains), high (high risk of bias in at least one domain), or unclear.Statistical analysisWe used the kappa statistic to assess agreement between reviewers and considered values of 0.6 or greater to indicate substantial agreement [14]. In summarizing the characteristics of included systematic reviews and RCTs we reported continuous data as medians (interquartile range (IQR), and binary data as count (percent). We used linear regression to evaluate the changes over time in the number of trials published. We used the Mann-Whitney U test to compare the number of children randomized in trials that reported early stopping and those that did not and those that reported funding and those that did not, hypothesizing that sample sizes would not be statistically different. We used Fisher’s exact test to compare the proportion of trials that were stopped early among those reporting funding with those that did not, hypothesizing that funded trials would be less frequently stopped early. We used alpha = 0.05 as the criterion for statistical significance. We used SPSS Statistics Version 21 (IBM Corp. Armonk, NY, USA) to perform the statistical analysis.</w:t>
      </w:r>
    </w:p>
  </w:comment>
  <w:comment w:id="38" w:author="Sarah Beach" w:date="2026-01-08T11:36:00Z" w:initials="SB">
    <w:p w14:paraId="227EC9AE" w14:textId="33C580D5" w:rsidR="001E6592" w:rsidRDefault="001E6592">
      <w:pPr>
        <w:pStyle w:val="CommentText"/>
      </w:pPr>
      <w:r>
        <w:rPr>
          <w:rStyle w:val="CommentReference"/>
        </w:rPr>
        <w:annotationRef/>
      </w:r>
      <w:r w:rsidRPr="66167D35">
        <w:t>earlier we say we are excluding commentaries - delete here?</w:t>
      </w:r>
    </w:p>
  </w:comment>
  <w:comment w:id="41" w:author="Sarah Beach" w:date="2026-01-08T11:39:00Z" w:initials="SB">
    <w:p w14:paraId="6766A9C1" w14:textId="73E73715" w:rsidR="001E6592" w:rsidRDefault="001E6592">
      <w:pPr>
        <w:pStyle w:val="CommentText"/>
      </w:pPr>
      <w:r>
        <w:rPr>
          <w:rStyle w:val="CommentReference"/>
        </w:rPr>
        <w:annotationRef/>
      </w:r>
      <w:r w:rsidRPr="1172085A">
        <w:t>changed to be consistent with remaining document</w:t>
      </w:r>
    </w:p>
  </w:comment>
  <w:comment w:id="59" w:author="Sarah Beach" w:date="2026-01-08T11:41:00Z" w:initials="SB">
    <w:p w14:paraId="721358A2" w14:textId="6B825D4C" w:rsidR="001E6592" w:rsidRDefault="001E6592">
      <w:pPr>
        <w:pStyle w:val="CommentText"/>
      </w:pPr>
      <w:r>
        <w:rPr>
          <w:rStyle w:val="CommentReference"/>
        </w:rPr>
        <w:annotationRef/>
      </w:r>
      <w:r w:rsidRPr="7C8714F3">
        <w:t>This isn't mentioned elsewhere - are we including at this stage? And if so, then we need to specify your plan earlier on for identifying studies in different disciplines. Or am I misinterpreting what you're implying with this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391A30" w15:done="1"/>
  <w15:commentEx w15:paraId="60232109" w15:paraIdParent="4F391A30" w15:done="1"/>
  <w15:commentEx w15:paraId="3BB864CB" w15:done="0"/>
  <w15:commentEx w15:paraId="138E4C0D" w15:done="0"/>
  <w15:commentEx w15:paraId="025CFB1E" w15:done="0"/>
  <w15:commentEx w15:paraId="10C82746" w15:done="0"/>
  <w15:commentEx w15:paraId="344C3BD6" w15:done="0"/>
  <w15:commentEx w15:paraId="227EC9AE" w15:done="0"/>
  <w15:commentEx w15:paraId="6766A9C1" w15:done="0"/>
  <w15:commentEx w15:paraId="721358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EB8B6E" w16cex:dateUtc="2026-01-08T15:49:00Z"/>
  <w16cex:commentExtensible w16cex:durableId="02D77666" w16cex:dateUtc="2026-01-12T14:57:00Z"/>
  <w16cex:commentExtensible w16cex:durableId="697F2A67" w16cex:dateUtc="2026-01-13T18:12:00Z"/>
  <w16cex:commentExtensible w16cex:durableId="0753A506" w16cex:dateUtc="2026-01-08T15:52:00Z">
    <w16cex:extLst>
      <w16:ext w16:uri="{CE6994B0-6A32-4C9F-8C6B-6E91EDA988CE}">
        <cr:reactions xmlns:cr="http://schemas.microsoft.com/office/comments/2020/reactions">
          <cr:reaction reactionType="1">
            <cr:reactionInfo dateUtc="2026-01-15T14:52:09Z">
              <cr:user userId="Doug Manuel" userProvider="None" userName="Doug Manuel"/>
            </cr:reactionInfo>
          </cr:reaction>
        </cr:reactions>
      </w16:ext>
    </w16cex:extLst>
  </w16cex:commentExtensible>
  <w16cex:commentExtensible w16cex:durableId="703967BA" w16cex:dateUtc="2026-01-08T15:59:00Z">
    <w16cex:extLst>
      <w16:ext w16:uri="{CE6994B0-6A32-4C9F-8C6B-6E91EDA988CE}">
        <cr:reactions xmlns:cr="http://schemas.microsoft.com/office/comments/2020/reactions">
          <cr:reaction reactionType="1">
            <cr:reactionInfo dateUtc="2026-01-15T14:53:08Z">
              <cr:user userId="Doug Manuel" userProvider="None" userName="Doug Manuel"/>
            </cr:reactionInfo>
          </cr:reaction>
        </cr:reactions>
      </w16:ext>
    </w16cex:extLst>
  </w16cex:commentExtensible>
  <w16cex:commentExtensible w16cex:durableId="1BBB12AD" w16cex:dateUtc="2026-01-08T16:15:00Z">
    <w16cex:extLst>
      <w16:ext w16:uri="{CE6994B0-6A32-4C9F-8C6B-6E91EDA988CE}">
        <cr:reactions xmlns:cr="http://schemas.microsoft.com/office/comments/2020/reactions">
          <cr:reaction reactionType="1">
            <cr:reactionInfo dateUtc="2026-01-15T14:52:13Z">
              <cr:user userId="Doug Manuel" userProvider="None" userName="Doug Manuel"/>
            </cr:reactionInfo>
          </cr:reaction>
        </cr:reactions>
      </w16:ext>
    </w16cex:extLst>
  </w16cex:commentExtensible>
  <w16cex:commentExtensible w16cex:durableId="0E0AF062" w16cex:dateUtc="2026-01-08T16:36:00Z"/>
  <w16cex:commentExtensible w16cex:durableId="01585EB3" w16cex:dateUtc="2026-01-08T16:39:00Z"/>
  <w16cex:commentExtensible w16cex:durableId="4094BFFE" w16cex:dateUtc="2026-01-08T1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391A30" w16cid:durableId="21EB8B6E"/>
  <w16cid:commentId w16cid:paraId="60232109" w16cid:durableId="02D77666"/>
  <w16cid:commentId w16cid:paraId="3BB864CB" w16cid:durableId="697F2A67"/>
  <w16cid:commentId w16cid:paraId="138E4C0D" w16cid:durableId="0753A506"/>
  <w16cid:commentId w16cid:paraId="025CFB1E" w16cid:durableId="703967BA"/>
  <w16cid:commentId w16cid:paraId="10C82746" w16cid:durableId="1BBB12AD"/>
  <w16cid:commentId w16cid:paraId="344C3BD6" w16cid:durableId="023349B5"/>
  <w16cid:commentId w16cid:paraId="227EC9AE" w16cid:durableId="0E0AF062"/>
  <w16cid:commentId w16cid:paraId="6766A9C1" w16cid:durableId="01585EB3"/>
  <w16cid:commentId w16cid:paraId="721358A2" w16cid:durableId="4094BF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AAC9" w14:textId="77777777" w:rsidR="009E6CD3" w:rsidRDefault="009E6CD3">
      <w:pPr>
        <w:spacing w:after="0" w:line="240" w:lineRule="auto"/>
      </w:pPr>
      <w:r>
        <w:separator/>
      </w:r>
    </w:p>
  </w:endnote>
  <w:endnote w:type="continuationSeparator" w:id="0">
    <w:p w14:paraId="17A66C35" w14:textId="77777777" w:rsidR="009E6CD3" w:rsidRDefault="009E6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anken Grotesk">
    <w:panose1 w:val="00000000000000000000"/>
    <w:charset w:val="4D"/>
    <w:family w:val="auto"/>
    <w:pitch w:val="variable"/>
    <w:sig w:usb0="A00000FF" w:usb1="4000207B" w:usb2="00000000" w:usb3="00000000" w:csb0="00000193" w:csb1="00000000"/>
  </w:font>
  <w:font w:name="Libre Baskerville">
    <w:panose1 w:val="02000000000000000000"/>
    <w:charset w:val="00"/>
    <w:family w:val="auto"/>
    <w:pitch w:val="variable"/>
    <w:sig w:usb0="A00000BF" w:usb1="5000005B" w:usb2="00000000" w:usb3="00000000" w:csb0="00000093"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anken Grotesk Light">
    <w:panose1 w:val="00000000000000000000"/>
    <w:charset w:val="4D"/>
    <w:family w:val="auto"/>
    <w:pitch w:val="variable"/>
    <w:sig w:usb0="A00000FF" w:usb1="4000207B" w:usb2="00000000" w:usb3="00000000" w:csb0="00000193"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CD74" w14:textId="77777777" w:rsidR="00A21722" w:rsidRDefault="001E6592">
    <w:pPr>
      <w:tabs>
        <w:tab w:val="center" w:pos="4680"/>
        <w:tab w:val="right" w:pos="9360"/>
      </w:tabs>
    </w:pPr>
    <w:r>
      <w:t>POPCORN Scoping Review</w:t>
    </w:r>
    <w:r>
      <w:tab/>
    </w:r>
    <w:r>
      <w:tab/>
      <w:t xml:space="preserve">Page </w:t>
    </w:r>
    <w:r>
      <w:rPr>
        <w:noProof/>
      </w:rPr>
      <w:fldChar w:fldCharType="begin"/>
    </w:r>
    <w:r>
      <w:instrText>PAGE</w:instrText>
    </w:r>
    <w:r>
      <w:rPr>
        <w:noProof/>
      </w:rPr>
      <w:fldChar w:fldCharType="separate"/>
    </w:r>
    <w:r>
      <w:rPr>
        <w:noProof/>
      </w:rPr>
      <w:t>1</w:t>
    </w:r>
    <w:r>
      <w:rPr>
        <w:noProof/>
      </w:rPr>
      <w:fldChar w:fldCharType="end"/>
    </w:r>
    <w:r>
      <w:t xml:space="preserve"> of </w:t>
    </w:r>
    <w:r>
      <w:rPr>
        <w:noProof/>
      </w:rPr>
      <w:fldChar w:fldCharType="begin"/>
    </w:r>
    <w:r>
      <w:instrText>NUMPAGES</w:instrText>
    </w:r>
    <w:r>
      <w:rPr>
        <w:noProof/>
      </w:rP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1A4D" w14:textId="77777777" w:rsidR="00A21722" w:rsidRDefault="00A2172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1EEA" w14:textId="77777777" w:rsidR="009E6CD3" w:rsidRDefault="009E6CD3">
      <w:pPr>
        <w:spacing w:after="0" w:line="240" w:lineRule="auto"/>
      </w:pPr>
      <w:r>
        <w:separator/>
      </w:r>
    </w:p>
  </w:footnote>
  <w:footnote w:type="continuationSeparator" w:id="0">
    <w:p w14:paraId="69D76917" w14:textId="77777777" w:rsidR="009E6CD3" w:rsidRDefault="009E6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FCD4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424F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693C9C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2"/>
    <w:multiLevelType w:val="multilevel"/>
    <w:tmpl w:val="1A1AC37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23"/>
    <w:multiLevelType w:val="multilevel"/>
    <w:tmpl w:val="ED2C67C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511"/>
    <w:multiLevelType w:val="multilevel"/>
    <w:tmpl w:val="A9140B52"/>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6" w15:restartNumberingAfterBreak="0">
    <w:nsid w:val="00A99711"/>
    <w:multiLevelType w:val="multilevel"/>
    <w:tmpl w:val="AB80E1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2"/>
    <w:multiLevelType w:val="multilevel"/>
    <w:tmpl w:val="C2FE34F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8" w15:restartNumberingAfterBreak="0">
    <w:nsid w:val="00A99713"/>
    <w:multiLevelType w:val="multilevel"/>
    <w:tmpl w:val="75CEFDC4"/>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905073381">
    <w:abstractNumId w:val="1"/>
  </w:num>
  <w:num w:numId="2" w16cid:durableId="498815577">
    <w:abstractNumId w:val="1"/>
  </w:num>
  <w:num w:numId="3" w16cid:durableId="33116936">
    <w:abstractNumId w:val="1"/>
  </w:num>
  <w:num w:numId="4" w16cid:durableId="9647704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32215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5362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2910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79037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86589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3946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89515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71772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82423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10778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92469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83581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4394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9135663">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86162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24655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523440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622419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14437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5068952">
    <w:abstractNumId w:val="1"/>
  </w:num>
  <w:num w:numId="25" w16cid:durableId="1525705624">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19317706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58718905">
    <w:abstractNumId w:val="1"/>
  </w:num>
  <w:num w:numId="28" w16cid:durableId="2110612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723184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9738135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12451890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0349373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6802833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309215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63093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378730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958587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417568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158935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341650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33599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71172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653089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553078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91549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74322845">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7" w16cid:durableId="1471169860">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 w16cid:durableId="6497537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3719805">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 w16cid:durableId="21001747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15948222">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2" w16cid:durableId="1770613423">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 w16cid:durableId="7905920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70174958">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5" w16cid:durableId="17424081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62246460">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7" w16cid:durableId="282198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05976789">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9" w16cid:durableId="4847091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05992005">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1" w16cid:durableId="5419397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9017563">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3" w16cid:durableId="1368262419">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4" w16cid:durableId="465403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55564372">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6" w16cid:durableId="6410803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30272131">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8" w16cid:durableId="2047580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27727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0234411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227451832">
    <w:abstractNumId w:val="1"/>
  </w:num>
  <w:num w:numId="72" w16cid:durableId="683819522">
    <w:abstractNumId w:val="1"/>
  </w:num>
  <w:num w:numId="73" w16cid:durableId="755714675">
    <w:abstractNumId w:val="1"/>
  </w:num>
  <w:num w:numId="74" w16cid:durableId="1462918034">
    <w:abstractNumId w:val="1"/>
  </w:num>
  <w:num w:numId="75" w16cid:durableId="1166631387">
    <w:abstractNumId w:val="1"/>
  </w:num>
  <w:num w:numId="76" w16cid:durableId="746658679">
    <w:abstractNumId w:val="1"/>
  </w:num>
  <w:num w:numId="77" w16cid:durableId="806818374">
    <w:abstractNumId w:val="1"/>
  </w:num>
  <w:num w:numId="78" w16cid:durableId="1472017638">
    <w:abstractNumId w:val="1"/>
  </w:num>
  <w:num w:numId="79" w16cid:durableId="1181432483">
    <w:abstractNumId w:val="1"/>
  </w:num>
  <w:num w:numId="80" w16cid:durableId="1644385594">
    <w:abstractNumId w:val="1"/>
  </w:num>
  <w:num w:numId="81" w16cid:durableId="1224946836">
    <w:abstractNumId w:val="1"/>
  </w:num>
  <w:num w:numId="82" w16cid:durableId="2062822318">
    <w:abstractNumId w:val="1"/>
  </w:num>
  <w:num w:numId="83" w16cid:durableId="2114813525">
    <w:abstractNumId w:val="1"/>
  </w:num>
  <w:num w:numId="84" w16cid:durableId="1592278388">
    <w:abstractNumId w:val="1"/>
  </w:num>
  <w:num w:numId="85" w16cid:durableId="1232497243">
    <w:abstractNumId w:val="1"/>
  </w:num>
  <w:num w:numId="86" w16cid:durableId="785127093">
    <w:abstractNumId w:val="1"/>
  </w:num>
  <w:num w:numId="87" w16cid:durableId="1932275462">
    <w:abstractNumId w:val="1"/>
  </w:num>
  <w:num w:numId="88" w16cid:durableId="1342587872">
    <w:abstractNumId w:val="1"/>
  </w:num>
  <w:num w:numId="89" w16cid:durableId="2056156076">
    <w:abstractNumId w:val="1"/>
  </w:num>
  <w:num w:numId="90" w16cid:durableId="627780935">
    <w:abstractNumId w:val="1"/>
  </w:num>
  <w:num w:numId="91" w16cid:durableId="685640812">
    <w:abstractNumId w:val="1"/>
  </w:num>
  <w:num w:numId="92" w16cid:durableId="555749609">
    <w:abstractNumId w:val="1"/>
  </w:num>
  <w:num w:numId="93" w16cid:durableId="1262028056">
    <w:abstractNumId w:val="1"/>
  </w:num>
  <w:num w:numId="94" w16cid:durableId="1986666401">
    <w:abstractNumId w:val="1"/>
  </w:num>
  <w:num w:numId="95" w16cid:durableId="14549365">
    <w:abstractNumId w:val="1"/>
  </w:num>
  <w:num w:numId="96" w16cid:durableId="681473556">
    <w:abstractNumId w:val="1"/>
  </w:num>
  <w:num w:numId="97" w16cid:durableId="1412581836">
    <w:abstractNumId w:val="1"/>
  </w:num>
  <w:num w:numId="98" w16cid:durableId="2072994614">
    <w:abstractNumId w:val="1"/>
  </w:num>
  <w:num w:numId="99" w16cid:durableId="574170998">
    <w:abstractNumId w:val="1"/>
  </w:num>
  <w:num w:numId="100" w16cid:durableId="1653019347">
    <w:abstractNumId w:val="1"/>
  </w:num>
  <w:num w:numId="101" w16cid:durableId="803349387">
    <w:abstractNumId w:val="1"/>
  </w:num>
  <w:num w:numId="102" w16cid:durableId="1372999940">
    <w:abstractNumId w:val="1"/>
  </w:num>
  <w:num w:numId="103" w16cid:durableId="301813654">
    <w:abstractNumId w:val="1"/>
  </w:num>
  <w:num w:numId="104" w16cid:durableId="1192184046">
    <w:abstractNumId w:val="1"/>
  </w:num>
  <w:num w:numId="105" w16cid:durableId="4785449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504475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103653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4302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16702824">
    <w:abstractNumId w:val="1"/>
  </w:num>
  <w:num w:numId="110" w16cid:durableId="1849100995">
    <w:abstractNumId w:val="1"/>
  </w:num>
  <w:num w:numId="111" w16cid:durableId="1473594708">
    <w:abstractNumId w:val="1"/>
  </w:num>
  <w:num w:numId="112" w16cid:durableId="831260603">
    <w:abstractNumId w:val="1"/>
  </w:num>
  <w:num w:numId="113" w16cid:durableId="1154025801">
    <w:abstractNumId w:val="1"/>
  </w:num>
  <w:num w:numId="114" w16cid:durableId="48651582">
    <w:abstractNumId w:val="1"/>
  </w:num>
  <w:num w:numId="115" w16cid:durableId="98108510">
    <w:abstractNumId w:val="1"/>
  </w:num>
  <w:num w:numId="116" w16cid:durableId="320625507">
    <w:abstractNumId w:val="1"/>
  </w:num>
  <w:num w:numId="117" w16cid:durableId="1118378857">
    <w:abstractNumId w:val="1"/>
  </w:num>
  <w:num w:numId="118" w16cid:durableId="1651053010">
    <w:abstractNumId w:val="1"/>
  </w:num>
  <w:num w:numId="119" w16cid:durableId="1949854434">
    <w:abstractNumId w:val="1"/>
  </w:num>
  <w:num w:numId="120" w16cid:durableId="2004966365">
    <w:abstractNumId w:val="1"/>
  </w:num>
  <w:num w:numId="121" w16cid:durableId="138959173">
    <w:abstractNumId w:val="1"/>
  </w:num>
  <w:num w:numId="122" w16cid:durableId="2059549752">
    <w:abstractNumId w:val="0"/>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Beach">
    <w15:presenceInfo w15:providerId="AD" w15:userId="S::sbeach@ohri.ca::fc60bec1-db09-42b7-ab25-665dd2983ea6"/>
  </w15:person>
  <w15:person w15:author="Doug Manuel">
    <w15:presenceInfo w15:providerId="None" w15:userId="Doug Manuel"/>
  </w15:person>
  <w15:person w15:author="Carol Bennett">
    <w15:presenceInfo w15:providerId="AD" w15:userId="S::cbennett@ohri.ca::c59faada-7171-4d1f-898c-a6f1cdb6ba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722"/>
    <w:rsid w:val="000A6F97"/>
    <w:rsid w:val="000C48F6"/>
    <w:rsid w:val="000C6F9C"/>
    <w:rsid w:val="000E1715"/>
    <w:rsid w:val="00114F48"/>
    <w:rsid w:val="00123A16"/>
    <w:rsid w:val="001270A9"/>
    <w:rsid w:val="00142BE2"/>
    <w:rsid w:val="001A0B27"/>
    <w:rsid w:val="001A0C8D"/>
    <w:rsid w:val="001E6592"/>
    <w:rsid w:val="001F1085"/>
    <w:rsid w:val="002012B7"/>
    <w:rsid w:val="00215998"/>
    <w:rsid w:val="002177E3"/>
    <w:rsid w:val="0029203B"/>
    <w:rsid w:val="00292265"/>
    <w:rsid w:val="002B218F"/>
    <w:rsid w:val="002E3D1E"/>
    <w:rsid w:val="0031113C"/>
    <w:rsid w:val="0034767D"/>
    <w:rsid w:val="00377C60"/>
    <w:rsid w:val="003B3642"/>
    <w:rsid w:val="00425C49"/>
    <w:rsid w:val="00486A4F"/>
    <w:rsid w:val="004C2741"/>
    <w:rsid w:val="004E5FB2"/>
    <w:rsid w:val="00533E2D"/>
    <w:rsid w:val="00572ABB"/>
    <w:rsid w:val="005D4F9F"/>
    <w:rsid w:val="005F47A3"/>
    <w:rsid w:val="005F76E8"/>
    <w:rsid w:val="006138A3"/>
    <w:rsid w:val="006171DE"/>
    <w:rsid w:val="00621A45"/>
    <w:rsid w:val="00677A65"/>
    <w:rsid w:val="00677FDE"/>
    <w:rsid w:val="00681D0C"/>
    <w:rsid w:val="00696047"/>
    <w:rsid w:val="006A4DFC"/>
    <w:rsid w:val="00705DF9"/>
    <w:rsid w:val="00706D26"/>
    <w:rsid w:val="00771DC8"/>
    <w:rsid w:val="007A1638"/>
    <w:rsid w:val="00815FB6"/>
    <w:rsid w:val="008A26DA"/>
    <w:rsid w:val="00930B80"/>
    <w:rsid w:val="00984E46"/>
    <w:rsid w:val="009C3233"/>
    <w:rsid w:val="009E6CD3"/>
    <w:rsid w:val="00A069EC"/>
    <w:rsid w:val="00A21722"/>
    <w:rsid w:val="00A35254"/>
    <w:rsid w:val="00A54519"/>
    <w:rsid w:val="00A9351F"/>
    <w:rsid w:val="00AA053F"/>
    <w:rsid w:val="00AB62AA"/>
    <w:rsid w:val="00ABE3AB"/>
    <w:rsid w:val="00AC42EC"/>
    <w:rsid w:val="00B17589"/>
    <w:rsid w:val="00B41F73"/>
    <w:rsid w:val="00B5211B"/>
    <w:rsid w:val="00B909E0"/>
    <w:rsid w:val="00B97EAC"/>
    <w:rsid w:val="00C23F3D"/>
    <w:rsid w:val="00C434F7"/>
    <w:rsid w:val="00C962A6"/>
    <w:rsid w:val="00CC7EF7"/>
    <w:rsid w:val="00CF6208"/>
    <w:rsid w:val="00D1390F"/>
    <w:rsid w:val="00D145F0"/>
    <w:rsid w:val="00D370F8"/>
    <w:rsid w:val="00D642EC"/>
    <w:rsid w:val="00D75ECA"/>
    <w:rsid w:val="00D980B9"/>
    <w:rsid w:val="00DB7E34"/>
    <w:rsid w:val="00DD3C82"/>
    <w:rsid w:val="00E536DA"/>
    <w:rsid w:val="00E76D75"/>
    <w:rsid w:val="00E8736D"/>
    <w:rsid w:val="00F039D4"/>
    <w:rsid w:val="00F36219"/>
    <w:rsid w:val="00F45FAC"/>
    <w:rsid w:val="00F717D0"/>
    <w:rsid w:val="00FA61DB"/>
    <w:rsid w:val="00FC0CDA"/>
    <w:rsid w:val="00FC1C13"/>
    <w:rsid w:val="012815DF"/>
    <w:rsid w:val="043CCCFE"/>
    <w:rsid w:val="04651679"/>
    <w:rsid w:val="06AFAA6F"/>
    <w:rsid w:val="06C073A0"/>
    <w:rsid w:val="07644293"/>
    <w:rsid w:val="07879EA0"/>
    <w:rsid w:val="09261405"/>
    <w:rsid w:val="09442AD0"/>
    <w:rsid w:val="09682991"/>
    <w:rsid w:val="09C2F06E"/>
    <w:rsid w:val="09F4C575"/>
    <w:rsid w:val="0A3D659E"/>
    <w:rsid w:val="0AD6EC5D"/>
    <w:rsid w:val="0B66C593"/>
    <w:rsid w:val="0D03B6E3"/>
    <w:rsid w:val="0F12075B"/>
    <w:rsid w:val="0F8D3BCA"/>
    <w:rsid w:val="0FF4BABF"/>
    <w:rsid w:val="1050CBFF"/>
    <w:rsid w:val="12CD13EF"/>
    <w:rsid w:val="147C4841"/>
    <w:rsid w:val="155D3E5B"/>
    <w:rsid w:val="15714A1D"/>
    <w:rsid w:val="15F16319"/>
    <w:rsid w:val="1625A6BC"/>
    <w:rsid w:val="166A3E8F"/>
    <w:rsid w:val="166CB803"/>
    <w:rsid w:val="16A7820E"/>
    <w:rsid w:val="17C3DAD2"/>
    <w:rsid w:val="17C870DC"/>
    <w:rsid w:val="188621ED"/>
    <w:rsid w:val="196340F4"/>
    <w:rsid w:val="19DD229F"/>
    <w:rsid w:val="1A8BC3CF"/>
    <w:rsid w:val="1A8EF493"/>
    <w:rsid w:val="1A953921"/>
    <w:rsid w:val="1AA0B064"/>
    <w:rsid w:val="1ACBA20F"/>
    <w:rsid w:val="1CA8D38E"/>
    <w:rsid w:val="1D15BABE"/>
    <w:rsid w:val="1D48F689"/>
    <w:rsid w:val="1D53362B"/>
    <w:rsid w:val="1E06C4A6"/>
    <w:rsid w:val="1E5CE02D"/>
    <w:rsid w:val="1F2D742E"/>
    <w:rsid w:val="1FCA9133"/>
    <w:rsid w:val="2151F51F"/>
    <w:rsid w:val="217F8B0E"/>
    <w:rsid w:val="2192F0CC"/>
    <w:rsid w:val="225DD37C"/>
    <w:rsid w:val="228BF840"/>
    <w:rsid w:val="236C7FDB"/>
    <w:rsid w:val="2374BC04"/>
    <w:rsid w:val="239383D7"/>
    <w:rsid w:val="255BEFBC"/>
    <w:rsid w:val="266156C9"/>
    <w:rsid w:val="279737C5"/>
    <w:rsid w:val="28C1BA34"/>
    <w:rsid w:val="296C2DD0"/>
    <w:rsid w:val="29A1151A"/>
    <w:rsid w:val="29B4E7AE"/>
    <w:rsid w:val="2A3933A7"/>
    <w:rsid w:val="2B02E825"/>
    <w:rsid w:val="2B94634F"/>
    <w:rsid w:val="2D3969B3"/>
    <w:rsid w:val="2EF00178"/>
    <w:rsid w:val="2F0D87E0"/>
    <w:rsid w:val="307051CF"/>
    <w:rsid w:val="309B4FCF"/>
    <w:rsid w:val="30ECF4C3"/>
    <w:rsid w:val="32F01125"/>
    <w:rsid w:val="32FE7AE1"/>
    <w:rsid w:val="335E2D17"/>
    <w:rsid w:val="3419F2FF"/>
    <w:rsid w:val="349B76B2"/>
    <w:rsid w:val="357C083A"/>
    <w:rsid w:val="35E175DD"/>
    <w:rsid w:val="36657ABE"/>
    <w:rsid w:val="36784B72"/>
    <w:rsid w:val="36913398"/>
    <w:rsid w:val="3774AEF0"/>
    <w:rsid w:val="3793518C"/>
    <w:rsid w:val="38078105"/>
    <w:rsid w:val="38A9C09D"/>
    <w:rsid w:val="394B5143"/>
    <w:rsid w:val="395CE8F6"/>
    <w:rsid w:val="3A0F1F43"/>
    <w:rsid w:val="3ACEE342"/>
    <w:rsid w:val="3BD14275"/>
    <w:rsid w:val="3C61E4E4"/>
    <w:rsid w:val="3DAEE97E"/>
    <w:rsid w:val="3DDD5245"/>
    <w:rsid w:val="3F387A41"/>
    <w:rsid w:val="3FEC5594"/>
    <w:rsid w:val="403E0D1C"/>
    <w:rsid w:val="41514FBA"/>
    <w:rsid w:val="41AED972"/>
    <w:rsid w:val="42354A01"/>
    <w:rsid w:val="4377EDC4"/>
    <w:rsid w:val="447EEC0F"/>
    <w:rsid w:val="45EDE557"/>
    <w:rsid w:val="479BB70F"/>
    <w:rsid w:val="4818C7DB"/>
    <w:rsid w:val="487210E8"/>
    <w:rsid w:val="48F58AAE"/>
    <w:rsid w:val="4927FDCB"/>
    <w:rsid w:val="4A6FCC06"/>
    <w:rsid w:val="4A989D75"/>
    <w:rsid w:val="4ABE0597"/>
    <w:rsid w:val="4B5B0753"/>
    <w:rsid w:val="4B9F5AE4"/>
    <w:rsid w:val="4C3049A2"/>
    <w:rsid w:val="4C742AF3"/>
    <w:rsid w:val="4CA30D90"/>
    <w:rsid w:val="4CDFD6D3"/>
    <w:rsid w:val="4DC5FBBF"/>
    <w:rsid w:val="505BAFD0"/>
    <w:rsid w:val="508474D7"/>
    <w:rsid w:val="50BBA19B"/>
    <w:rsid w:val="50BE3547"/>
    <w:rsid w:val="50F081EA"/>
    <w:rsid w:val="51D7FCA3"/>
    <w:rsid w:val="521810F3"/>
    <w:rsid w:val="53F04829"/>
    <w:rsid w:val="55464B6E"/>
    <w:rsid w:val="5581F348"/>
    <w:rsid w:val="55F2313B"/>
    <w:rsid w:val="579FC269"/>
    <w:rsid w:val="57C222FA"/>
    <w:rsid w:val="582E1D93"/>
    <w:rsid w:val="590E343E"/>
    <w:rsid w:val="5986C469"/>
    <w:rsid w:val="5ABA08D6"/>
    <w:rsid w:val="5AE278BB"/>
    <w:rsid w:val="5B1CFB33"/>
    <w:rsid w:val="5B213450"/>
    <w:rsid w:val="5BD64552"/>
    <w:rsid w:val="5CA907CD"/>
    <w:rsid w:val="5CC7DBC0"/>
    <w:rsid w:val="5D9D61BC"/>
    <w:rsid w:val="5E6A94B4"/>
    <w:rsid w:val="5F439EFA"/>
    <w:rsid w:val="5F921041"/>
    <w:rsid w:val="60B9BC2F"/>
    <w:rsid w:val="60D56E8E"/>
    <w:rsid w:val="61404477"/>
    <w:rsid w:val="627BBEC8"/>
    <w:rsid w:val="62C55152"/>
    <w:rsid w:val="630708C5"/>
    <w:rsid w:val="6421E0EB"/>
    <w:rsid w:val="64386DF4"/>
    <w:rsid w:val="64EF1A41"/>
    <w:rsid w:val="650724D4"/>
    <w:rsid w:val="65F84A47"/>
    <w:rsid w:val="667E6C71"/>
    <w:rsid w:val="678D8AE9"/>
    <w:rsid w:val="68888CB0"/>
    <w:rsid w:val="6B3147CE"/>
    <w:rsid w:val="6BD7E1D8"/>
    <w:rsid w:val="6BDCF412"/>
    <w:rsid w:val="6BDEAA46"/>
    <w:rsid w:val="6BF19377"/>
    <w:rsid w:val="6BF9CEF4"/>
    <w:rsid w:val="6C0DC694"/>
    <w:rsid w:val="6C63DAF0"/>
    <w:rsid w:val="6E3AA769"/>
    <w:rsid w:val="6E50EDC4"/>
    <w:rsid w:val="6EFFC431"/>
    <w:rsid w:val="6F988E65"/>
    <w:rsid w:val="6FA2F3F9"/>
    <w:rsid w:val="72BADE63"/>
    <w:rsid w:val="72D94F9B"/>
    <w:rsid w:val="734167BA"/>
    <w:rsid w:val="74C00225"/>
    <w:rsid w:val="768B6D6D"/>
    <w:rsid w:val="796424D7"/>
    <w:rsid w:val="7975C393"/>
    <w:rsid w:val="79AB9799"/>
    <w:rsid w:val="7B05B310"/>
    <w:rsid w:val="7E39F243"/>
    <w:rsid w:val="7E53DC9E"/>
    <w:rsid w:val="7F3D93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7101EE9"/>
  <w15:docId w15:val="{9E9442D0-0E07-4CC1-8E21-9BA3F375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519"/>
    <w:pPr>
      <w:spacing w:line="276" w:lineRule="auto"/>
    </w:pPr>
    <w:rPr>
      <w:rFonts w:ascii="Hanken Grotesk" w:eastAsia="Hanken Grotesk" w:hAnsi="Hanken Grotesk" w:cs="Hanken Grotesk"/>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rFonts w:ascii="Libre Baskerville" w:eastAsia="Libre Baskerville" w:hAnsi="Libre Baskerville" w:cs="Libre Baskerville"/>
      <w:b/>
      <w:color w:val="262C3A"/>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Libre Baskerville" w:eastAsia="Libre Baskerville" w:hAnsi="Libre Baskerville" w:cs="Libre Baskerville"/>
      <w:b/>
      <w:color w:val="262C3A"/>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Libre Baskerville" w:eastAsia="Libre Baskerville" w:hAnsi="Libre Baskerville" w:cs="Libre Baskerville"/>
      <w:b/>
      <w:color w:val="262C3A"/>
      <w:sz w:val="22"/>
      <w:szCs w:val="2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Libre Baskerville" w:eastAsia="Libre Baskerville" w:hAnsi="Libre Baskerville" w:cs="Libre Baskerville"/>
      <w:b/>
      <w:i/>
      <w:iCs/>
      <w:color w:val="262C3A"/>
      <w:sz w:val="22"/>
      <w:szCs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Libre Baskerville" w:eastAsia="Libre Baskerville" w:hAnsi="Libre Baskerville" w:cs="Libre Baskerville"/>
      <w:color w:val="262C3A"/>
      <w:sz w:val="22"/>
      <w:szCs w:val="22"/>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Libre Baskerville" w:eastAsia="Libre Baskerville" w:hAnsi="Libre Baskerville" w:cs="Libre Baskerville"/>
      <w:b/>
      <w:color w:val="262C3A"/>
      <w:spacing w:val="-10"/>
      <w:kern w:val="28"/>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ascii="Hanken Grotesk" w:eastAsia="Hanken Grotesk" w:hAnsi="Hanken Grotesk" w:cs="Hanken Grotesk"/>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rPr>
      <w:rFonts w:ascii="Hanken Grotesk" w:eastAsia="Hanken Grotesk" w:hAnsi="Hanken Grotesk" w:cs="Hanken Grotesk"/>
    </w:rPr>
  </w:style>
  <w:style w:type="paragraph" w:styleId="Date">
    <w:name w:val="Date"/>
    <w:next w:val="BodyText"/>
    <w:link w:val="DateChar"/>
    <w:qFormat/>
    <w:pPr>
      <w:keepNext/>
      <w:keepLines/>
      <w:jc w:val="center"/>
    </w:pPr>
    <w:rPr>
      <w:rFonts w:ascii="Hanken Grotesk" w:eastAsia="Hanken Grotesk" w:hAnsi="Hanken Grotesk" w:cs="Hanken Grotesk"/>
      <w:sz w:val="22"/>
      <w:szCs w:val="22"/>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380"/>
      </w:tabs>
      <w:spacing w:after="240" w:line="240" w:lineRule="auto"/>
      <w:ind w:left="384" w:hanging="38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0" w:line="240" w:lineRule="auto"/>
    </w:pPr>
    <w:rPr>
      <w:sz w:val="20"/>
      <w:szCs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i/>
      <w:color w:val="252C56"/>
    </w:rPr>
  </w:style>
  <w:style w:type="paragraph" w:styleId="Footer">
    <w:name w:val="footer"/>
    <w:rPr>
      <w:rFonts w:ascii="Hanken Grotesk" w:eastAsia="Hanken Grotesk" w:hAnsi="Hanken Grotesk" w:cs="Hanken Grotesk"/>
      <w:color w:val="000000"/>
      <w:sz w:val="20"/>
      <w:szCs w:val="20"/>
    </w:rPr>
  </w:style>
  <w:style w:type="paragraph" w:styleId="Header">
    <w:name w:val="header"/>
    <w:rPr>
      <w:rFonts w:ascii="Hanken Grotesk" w:eastAsia="Hanken Grotesk" w:hAnsi="Hanken Grotesk" w:cs="Hanken Grotesk"/>
      <w:color w:val="262C3A"/>
      <w:sz w:val="20"/>
      <w:szCs w:val="20"/>
    </w:rPr>
  </w:style>
  <w:style w:type="paragraph" w:customStyle="1" w:styleId="Affiliation">
    <w:name w:val="Affiliation"/>
    <w:pPr>
      <w:jc w:val="center"/>
    </w:pPr>
    <w:rPr>
      <w:rFonts w:ascii="Hanken Grotesk" w:eastAsia="Hanken Grotesk" w:hAnsi="Hanken Grotesk" w:cs="Hanken Grotesk"/>
      <w:i/>
      <w:color w:val="666666"/>
      <w:sz w:val="20"/>
      <w:szCs w:val="20"/>
    </w:rPr>
  </w:style>
  <w:style w:type="character" w:customStyle="1" w:styleId="DateChar">
    <w:name w:val="Date Char"/>
    <w:link w:val="Date"/>
    <w:rPr>
      <w:rFonts w:ascii="Hanken Grotesk" w:eastAsia="Hanken Grotesk" w:hAnsi="Hanken Grotesk" w:cs="Hanken Grotesk"/>
      <w:sz w:val="22"/>
      <w:szCs w:val="22"/>
    </w:rPr>
  </w:style>
  <w:style w:type="paragraph" w:customStyle="1" w:styleId="Version">
    <w:name w:val="Version"/>
    <w:link w:val="VersionChar"/>
    <w:pPr>
      <w:jc w:val="center"/>
    </w:pPr>
    <w:rPr>
      <w:rFonts w:ascii="Hanken Grotesk" w:eastAsia="Hanken Grotesk" w:hAnsi="Hanken Grotesk" w:cs="Hanken Grotesk"/>
      <w:i/>
      <w:sz w:val="22"/>
      <w:szCs w:val="22"/>
    </w:rPr>
  </w:style>
  <w:style w:type="character" w:customStyle="1" w:styleId="VersionChar">
    <w:name w:val="Version Char"/>
    <w:link w:val="Version"/>
    <w:rPr>
      <w:rFonts w:ascii="Hanken Grotesk" w:eastAsia="Hanken Grotesk" w:hAnsi="Hanken Grotesk" w:cs="Hanken Grotesk"/>
      <w:i/>
      <w:sz w:val="22"/>
      <w:szCs w:val="22"/>
    </w:rPr>
  </w:style>
  <w:style w:type="paragraph" w:customStyle="1" w:styleId="Callout">
    <w:name w:val="Callout"/>
    <w:rPr>
      <w:rFonts w:ascii="Hanken Grotesk" w:eastAsia="Hanken Grotesk" w:hAnsi="Hanken Grotesk" w:cs="Hanken Grotesk"/>
      <w:i/>
      <w:color w:val="666666"/>
      <w:sz w:val="20"/>
      <w:szCs w:val="20"/>
    </w:rPr>
  </w:style>
  <w:style w:type="paragraph" w:customStyle="1" w:styleId="Libre-baskerville">
    <w:name w:val="Libre-baskerville"/>
    <w:rPr>
      <w:rFonts w:ascii="Libre Baskerville" w:eastAsia="Libre Baskerville" w:hAnsi="Libre Baskerville" w:cs="Libre Baskerville"/>
    </w:rPr>
  </w:style>
  <w:style w:type="paragraph" w:customStyle="1" w:styleId="Hanken-grotesk">
    <w:name w:val="Hanken-grotesk"/>
    <w:rPr>
      <w:rFonts w:ascii="Hanken Grotesk" w:eastAsia="Hanken Grotesk" w:hAnsi="Hanken Grotesk" w:cs="Hanken Grotesk"/>
    </w:rPr>
  </w:style>
  <w:style w:type="paragraph" w:customStyle="1" w:styleId="Valhalla">
    <w:name w:val="Valhalla"/>
    <w:rPr>
      <w:color w:val="262C3A"/>
    </w:rPr>
  </w:style>
  <w:style w:type="paragraph" w:customStyle="1" w:styleId="Chardonnay-bg">
    <w:name w:val="Chardonnay-bg"/>
  </w:style>
  <w:style w:type="paragraph" w:customStyle="1" w:styleId="Center">
    <w:name w:val="Center"/>
    <w:pPr>
      <w:jc w:val="center"/>
    </w:pPr>
  </w:style>
  <w:style w:type="paragraph" w:styleId="TOC1">
    <w:name w:val="toc 1"/>
    <w:uiPriority w:val="39"/>
    <w:unhideWhenUsed/>
    <w:pPr>
      <w:tabs>
        <w:tab w:val="right" w:pos="9350"/>
      </w:tabs>
      <w:spacing w:after="0"/>
    </w:pPr>
    <w:rPr>
      <w:rFonts w:ascii="Hanken Grotesk" w:eastAsia="Hanken Grotesk" w:hAnsi="Hanken Grotesk" w:cs="Hanken Grotesk"/>
      <w:b/>
      <w:color w:val="000000"/>
      <w:sz w:val="22"/>
      <w:szCs w:val="22"/>
    </w:rPr>
  </w:style>
  <w:style w:type="paragraph" w:styleId="TOC2">
    <w:name w:val="toc 2"/>
    <w:uiPriority w:val="39"/>
    <w:unhideWhenUsed/>
    <w:pPr>
      <w:tabs>
        <w:tab w:val="right" w:pos="9350"/>
      </w:tabs>
      <w:spacing w:after="0"/>
      <w:ind w:left="240"/>
    </w:pPr>
    <w:rPr>
      <w:rFonts w:ascii="Hanken Grotesk Light" w:eastAsia="Hanken Grotesk Light" w:hAnsi="Hanken Grotesk Light" w:cs="Hanken Grotesk Light"/>
      <w:color w:val="000000"/>
      <w:sz w:val="22"/>
      <w:szCs w:val="22"/>
    </w:rPr>
  </w:style>
  <w:style w:type="paragraph" w:styleId="TOC3">
    <w:name w:val="toc 3"/>
    <w:uiPriority w:val="39"/>
    <w:unhideWhenUsed/>
    <w:pPr>
      <w:tabs>
        <w:tab w:val="right" w:pos="9350"/>
      </w:tabs>
      <w:spacing w:after="0"/>
      <w:ind w:left="480"/>
    </w:pPr>
    <w:rPr>
      <w:rFonts w:ascii="Hanken Grotesk Light" w:eastAsia="Hanken Grotesk Light" w:hAnsi="Hanken Grotesk Light" w:cs="Hanken Grotesk Light"/>
      <w:color w:val="000000"/>
      <w:sz w:val="22"/>
      <w:szCs w:val="22"/>
    </w:rPr>
  </w:style>
  <w:style w:type="paragraph" w:customStyle="1" w:styleId="Table-formal">
    <w:name w:val="Table-formal"/>
    <w:pPr>
      <w:spacing w:line="276" w:lineRule="auto"/>
    </w:pPr>
    <w:rPr>
      <w:rFonts w:ascii="Hanken Grotesk" w:eastAsia="Hanken Grotesk" w:hAnsi="Hanken Grotesk" w:cs="Hanken Grotesk"/>
      <w:sz w:val="22"/>
      <w:szCs w:val="22"/>
    </w:rPr>
  </w:style>
  <w:style w:type="paragraph" w:customStyle="1" w:styleId="Table-formalth">
    <w:name w:val="Table-formal th"/>
  </w:style>
  <w:style w:type="paragraph" w:customStyle="1" w:styleId="Table-formaltd">
    <w:name w:val="Table-formal td"/>
  </w:style>
  <w:style w:type="paragraph" w:customStyle="1" w:styleId="Table-grid">
    <w:name w:val="Table-grid"/>
    <w:pPr>
      <w:spacing w:line="276" w:lineRule="auto"/>
    </w:pPr>
    <w:rPr>
      <w:rFonts w:ascii="Hanken Grotesk" w:eastAsia="Hanken Grotesk" w:hAnsi="Hanken Grotesk" w:cs="Hanken Grotesk"/>
      <w:sz w:val="22"/>
      <w:szCs w:val="22"/>
    </w:rPr>
  </w:style>
  <w:style w:type="paragraph" w:customStyle="1" w:styleId="Table-gridth">
    <w:name w:val="Table-grid th"/>
    <w:rPr>
      <w:b/>
    </w:rPr>
  </w:style>
  <w:style w:type="paragraph" w:customStyle="1" w:styleId="Table-gridtd">
    <w:name w:val="Table-grid td"/>
  </w:style>
  <w:style w:type="paragraph" w:customStyle="1" w:styleId="Del">
    <w:name w:val="Del"/>
    <w:rPr>
      <w:color w:val="6A737D"/>
    </w:rPr>
  </w:style>
  <w:style w:type="paragraph" w:customStyle="1" w:styleId="Ins">
    <w:name w:val="Ins"/>
  </w:style>
  <w:style w:type="paragraph" w:customStyle="1" w:styleId="Comment">
    <w:name w:val="Comment"/>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Hanken Grotesk" w:eastAsia="Hanken Grotesk" w:hAnsi="Hanken Grotesk" w:cs="Hanken Grotesk"/>
      <w:color w:val="000000"/>
      <w:sz w:val="20"/>
      <w:szCs w:val="20"/>
    </w:rPr>
  </w:style>
  <w:style w:type="character" w:styleId="CommentReference">
    <w:name w:val="annotation reference"/>
    <w:basedOn w:val="DefaultParagraphFont"/>
    <w:rPr>
      <w:sz w:val="16"/>
      <w:szCs w:val="16"/>
    </w:rPr>
  </w:style>
  <w:style w:type="character" w:styleId="LineNumber">
    <w:name w:val="line number"/>
    <w:basedOn w:val="DefaultParagraphFont"/>
    <w:rsid w:val="00F717D0"/>
  </w:style>
  <w:style w:type="paragraph" w:styleId="Revision">
    <w:name w:val="Revision"/>
    <w:hidden/>
    <w:rsid w:val="006138A3"/>
    <w:pPr>
      <w:spacing w:after="0"/>
    </w:pPr>
    <w:rPr>
      <w:rFonts w:ascii="Hanken Grotesk" w:eastAsia="Hanken Grotesk" w:hAnsi="Hanken Grotesk" w:cs="Hanken Grotesk"/>
      <w:color w:val="000000"/>
    </w:rPr>
  </w:style>
  <w:style w:type="paragraph" w:styleId="CommentSubject">
    <w:name w:val="annotation subject"/>
    <w:basedOn w:val="CommentText"/>
    <w:next w:val="CommentText"/>
    <w:link w:val="CommentSubjectChar"/>
    <w:rsid w:val="00677FDE"/>
    <w:rPr>
      <w:b/>
      <w:bCs/>
    </w:rPr>
  </w:style>
  <w:style w:type="character" w:customStyle="1" w:styleId="CommentSubjectChar">
    <w:name w:val="Comment Subject Char"/>
    <w:basedOn w:val="CommentTextChar"/>
    <w:link w:val="CommentSubject"/>
    <w:rsid w:val="00677FDE"/>
    <w:rPr>
      <w:rFonts w:ascii="Hanken Grotesk" w:eastAsia="Hanken Grotesk" w:hAnsi="Hanken Grotesk" w:cs="Hanken Grotesk"/>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osf.io/registri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F2242E41488E47880043978CC125FF" ma:contentTypeVersion="13" ma:contentTypeDescription="Create a new document." ma:contentTypeScope="" ma:versionID="7a258f8133ef5f3db391e248c63449fa">
  <xsd:schema xmlns:xsd="http://www.w3.org/2001/XMLSchema" xmlns:xs="http://www.w3.org/2001/XMLSchema" xmlns:p="http://schemas.microsoft.com/office/2006/metadata/properties" xmlns:ns2="fb973644-be9b-44fc-90ca-87c34c808327" xmlns:ns3="657e91fe-ecf2-4603-a276-8628c5430b44" targetNamespace="http://schemas.microsoft.com/office/2006/metadata/properties" ma:root="true" ma:fieldsID="e397db5c9c90ef34b8653d87dd3f1015" ns2:_="" ns3:_="">
    <xsd:import namespace="fb973644-be9b-44fc-90ca-87c34c808327"/>
    <xsd:import namespace="657e91fe-ecf2-4603-a276-8628c5430b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73644-be9b-44fc-90ca-87c34c808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18295f-687b-4006-a255-510d9d5ee80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7e91fe-ecf2-4603-a276-8628c5430b4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fc7ccfd-66d7-43f7-96e3-b7cae509cac4}" ma:internalName="TaxCatchAll" ma:showField="CatchAllData" ma:web="657e91fe-ecf2-4603-a276-8628c5430b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57e91fe-ecf2-4603-a276-8628c5430b44" xsi:nil="true"/>
    <lcf76f155ced4ddcb4097134ff3c332f xmlns="fb973644-be9b-44fc-90ca-87c34c8083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21EA49-5D14-43E3-B437-84D7D683D028}">
  <ds:schemaRefs>
    <ds:schemaRef ds:uri="http://schemas.microsoft.com/sharepoint/v3/contenttype/forms"/>
  </ds:schemaRefs>
</ds:datastoreItem>
</file>

<file path=customXml/itemProps2.xml><?xml version="1.0" encoding="utf-8"?>
<ds:datastoreItem xmlns:ds="http://schemas.openxmlformats.org/officeDocument/2006/customXml" ds:itemID="{BEF935F2-2BD3-4EC6-B579-27AEDFD48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73644-be9b-44fc-90ca-87c34c808327"/>
    <ds:schemaRef ds:uri="657e91fe-ecf2-4603-a276-8628c5430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65DF45-68A6-44F7-BA74-79BF52DD1A77}">
  <ds:schemaRefs>
    <ds:schemaRef ds:uri="http://schemas.microsoft.com/office/2006/metadata/properties"/>
    <ds:schemaRef ds:uri="http://schemas.microsoft.com/office/infopath/2007/PartnerControls"/>
    <ds:schemaRef ds:uri="657e91fe-ecf2-4603-a276-8628c5430b44"/>
    <ds:schemaRef ds:uri="fb973644-be9b-44fc-90ca-87c34c808327"/>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83</Pages>
  <Words>45432</Words>
  <Characters>295314</Characters>
  <Application>Microsoft Office Word</Application>
  <DocSecurity>0</DocSecurity>
  <Lines>6711</Lines>
  <Paragraphs>3512</Paragraphs>
  <ScaleCrop>false</ScaleCrop>
  <Company/>
  <LinksUpToDate>false</LinksUpToDate>
  <CharactersWithSpaces>337234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practices for population health non-communicable disease simulation modelling studies: A scoping review protocol for the POPCORN initiative</dc:title>
  <dc:subject/>
  <dc:creator/>
  <cp:keywords/>
  <cp:lastModifiedBy>Doug Manuel</cp:lastModifiedBy>
  <cp:revision>37</cp:revision>
  <dcterms:created xsi:type="dcterms:W3CDTF">2026-01-06T18:26:00Z</dcterms:created>
  <dcterms:modified xsi:type="dcterms:W3CDTF">2026-01-15T15:01:00Z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sl">
    <vt:lpwstr>vancouver.csl</vt:lpwstr>
  </property>
  <property fmtid="{D5CDD505-2E9C-101B-9397-08002B2CF9AE}" pid="4" name="docstyl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revealjs-plugins">
    <vt:lpwstr/>
  </property>
  <property fmtid="{D5CDD505-2E9C-101B-9397-08002B2CF9AE}" pid="10" name="status">
    <vt:lpwstr>draft</vt:lpwstr>
  </property>
  <property fmtid="{D5CDD505-2E9C-101B-9397-08002B2CF9AE}" pid="11" name="toc-title">
    <vt:lpwstr>Table of contents</vt:lpwstr>
  </property>
  <property fmtid="{D5CDD505-2E9C-101B-9397-08002B2CF9AE}" pid="12" name="version-history">
    <vt:lpwstr/>
  </property>
  <property fmtid="{D5CDD505-2E9C-101B-9397-08002B2CF9AE}" pid="13" name="version-summary">
    <vt:lpwstr/>
  </property>
  <property fmtid="{D5CDD505-2E9C-101B-9397-08002B2CF9AE}" pid="14" name="ContentTypeId">
    <vt:lpwstr>0x0101002AF2242E41488E47880043978CC125FF</vt:lpwstr>
  </property>
  <property fmtid="{D5CDD505-2E9C-101B-9397-08002B2CF9AE}" pid="15" name="MediaServiceImageTags">
    <vt:lpwstr/>
  </property>
  <property fmtid="{D5CDD505-2E9C-101B-9397-08002B2CF9AE}" pid="16" name="docLang">
    <vt:lpwstr>en</vt:lpwstr>
  </property>
  <property fmtid="{D5CDD505-2E9C-101B-9397-08002B2CF9AE}" pid="17" name="ZOTERO_PREF_1">
    <vt:lpwstr>&lt;data data-version="3" zotero-version="7.0.30"&gt;&lt;session id="mdcOCv8M"/&gt;&lt;style id="http://www.zotero.org/styles/vancouver" locale="en-CA" hasBibliography="1" bibliographyStyleHasBeenSet="1"/&gt;&lt;prefs&gt;&lt;pref name="fieldType" value="Field"/&gt;&lt;/prefs&gt;&lt;/data&gt;</vt:lpwstr>
  </property>
</Properties>
</file>